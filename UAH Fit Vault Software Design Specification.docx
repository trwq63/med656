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515BB6">
            <w:tc>
              <w:tcPr>
                <w:tcW w:w="10296" w:type="dxa"/>
              </w:tcPr>
              <w:p w:rsidR="00515BB6" w:rsidRDefault="00432BB9"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432BB9"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 xml:space="preserve">Whit J. </w:t>
                </w:r>
                <w:proofErr w:type="spellStart"/>
                <w:r w:rsidRPr="00515BB6">
                  <w:t>Sisulak</w:t>
                </w:r>
                <w:proofErr w:type="spellEnd"/>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bookmarkStart w:id="0" w:name="_GoBack"/>
                <w:bookmarkEnd w:id="0"/>
              </w:p>
            </w:tc>
          </w:tr>
        </w:tbl>
        <w:p w:rsidR="00515BB6" w:rsidRDefault="00432BB9"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9T00:00:00Z">
                          <w:dateFormat w:val="M/d/yyyy"/>
                          <w:lid w:val="en-US"/>
                          <w:storeMappedDataAs w:val="dateTime"/>
                          <w:calendar w:val="gregorian"/>
                        </w:date>
                      </w:sdtPr>
                      <w:sdtContent>
                        <w:p w:rsidR="00A72A82" w:rsidRDefault="00A72A82" w:rsidP="0017110C">
                          <w:pPr>
                            <w:pStyle w:val="Subtitle"/>
                          </w:pPr>
                          <w:del w:id="1" w:author="Jimmy Duggan" w:date="2015-11-30T04:27:00Z">
                            <w:r w:rsidDel="003C3B4F">
                              <w:delText>11/29/2015</w:delText>
                            </w:r>
                          </w:del>
                          <w:ins w:id="2" w:author="Jimmy Duggan" w:date="2015-11-30T04:27:00Z">
                            <w:r>
                              <w:t>11/29/2015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6647465"/>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W. </w:t>
            </w:r>
            <w:proofErr w:type="spellStart"/>
            <w:r>
              <w:t>Sisulak</w:t>
            </w:r>
            <w:proofErr w:type="spellEnd"/>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 xml:space="preserve">W. </w:t>
            </w:r>
            <w:proofErr w:type="spellStart"/>
            <w:r>
              <w:t>Sisulak</w:t>
            </w:r>
            <w:proofErr w:type="spellEnd"/>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 xml:space="preserve">W. </w:t>
            </w:r>
            <w:proofErr w:type="spellStart"/>
            <w:r>
              <w:t>Sisulak</w:t>
            </w:r>
            <w:proofErr w:type="spellEnd"/>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6" w:name="_Toc436647466"/>
          <w:r w:rsidRPr="00515BB6">
            <w:rPr>
              <w:rStyle w:val="Heading1Char"/>
            </w:rPr>
            <w:t>Table of Contents</w:t>
          </w:r>
          <w:bookmarkEnd w:id="6"/>
        </w:p>
        <w:p w:rsidR="00022A8C" w:rsidRDefault="00432BB9">
          <w:pPr>
            <w:pStyle w:val="TOC1"/>
            <w:tabs>
              <w:tab w:val="right" w:leader="dot" w:pos="9350"/>
            </w:tabs>
            <w:rPr>
              <w:ins w:id="7" w:author="rewjs" w:date="2015-11-30T11:48:00Z"/>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ins w:id="8"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"_Toc436647465"</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Revision History</w:t>
            </w:r>
            <w:r w:rsidR="00022A8C">
              <w:rPr>
                <w:noProof/>
                <w:webHidden/>
              </w:rPr>
              <w:tab/>
            </w:r>
            <w:r>
              <w:rPr>
                <w:noProof/>
                <w:webHidden/>
              </w:rPr>
              <w:fldChar w:fldCharType="begin"/>
            </w:r>
            <w:r w:rsidR="00022A8C">
              <w:rPr>
                <w:noProof/>
                <w:webHidden/>
              </w:rPr>
              <w:instrText xml:space="preserve"> PAGEREF _Toc436647465 \h </w:instrText>
            </w:r>
          </w:ins>
          <w:r>
            <w:rPr>
              <w:noProof/>
              <w:webHidden/>
            </w:rPr>
          </w:r>
          <w:r>
            <w:rPr>
              <w:noProof/>
              <w:webHidden/>
            </w:rPr>
            <w:fldChar w:fldCharType="separate"/>
          </w:r>
          <w:ins w:id="9" w:author="rewjs" w:date="2015-11-30T11:48:00Z">
            <w:r w:rsidR="00022A8C">
              <w:rPr>
                <w:noProof/>
                <w:webHidden/>
              </w:rPr>
              <w:t>i</w:t>
            </w:r>
            <w:r>
              <w:rPr>
                <w:noProof/>
                <w:webHidden/>
              </w:rPr>
              <w:fldChar w:fldCharType="end"/>
            </w:r>
            <w:r w:rsidRPr="00D7183C">
              <w:rPr>
                <w:rStyle w:val="Hyperlink"/>
                <w:noProof/>
              </w:rPr>
              <w:fldChar w:fldCharType="end"/>
            </w:r>
          </w:ins>
        </w:p>
        <w:p w:rsidR="00022A8C" w:rsidRDefault="00432BB9">
          <w:pPr>
            <w:pStyle w:val="TOC1"/>
            <w:tabs>
              <w:tab w:val="right" w:leader="dot" w:pos="9350"/>
            </w:tabs>
            <w:rPr>
              <w:ins w:id="10" w:author="rewjs" w:date="2015-11-30T11:48:00Z"/>
              <w:rFonts w:asciiTheme="minorHAnsi" w:eastAsiaTheme="minorEastAsia" w:hAnsiTheme="minorHAnsi" w:cstheme="minorBidi"/>
              <w:noProof/>
              <w:sz w:val="22"/>
              <w:szCs w:val="22"/>
            </w:rPr>
          </w:pPr>
          <w:ins w:id="11"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"_Toc436647466"</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Table of Contents</w:t>
            </w:r>
            <w:r w:rsidR="00022A8C">
              <w:rPr>
                <w:noProof/>
                <w:webHidden/>
              </w:rPr>
              <w:tab/>
            </w:r>
            <w:r>
              <w:rPr>
                <w:noProof/>
                <w:webHidden/>
              </w:rPr>
              <w:fldChar w:fldCharType="begin"/>
            </w:r>
            <w:r w:rsidR="00022A8C">
              <w:rPr>
                <w:noProof/>
                <w:webHidden/>
              </w:rPr>
              <w:instrText xml:space="preserve"> PAGEREF _Toc436647466 \h </w:instrText>
            </w:r>
          </w:ins>
          <w:r>
            <w:rPr>
              <w:noProof/>
              <w:webHidden/>
            </w:rPr>
          </w:r>
          <w:r>
            <w:rPr>
              <w:noProof/>
              <w:webHidden/>
            </w:rPr>
            <w:fldChar w:fldCharType="separate"/>
          </w:r>
          <w:ins w:id="12" w:author="rewjs" w:date="2015-11-30T11:48:00Z">
            <w:r w:rsidR="00022A8C">
              <w:rPr>
                <w:noProof/>
                <w:webHidden/>
              </w:rPr>
              <w:t>iii</w:t>
            </w:r>
            <w:r>
              <w:rPr>
                <w:noProof/>
                <w:webHidden/>
              </w:rPr>
              <w:fldChar w:fldCharType="end"/>
            </w:r>
            <w:r w:rsidRPr="00D7183C">
              <w:rPr>
                <w:rStyle w:val="Hyperlink"/>
                <w:noProof/>
              </w:rPr>
              <w:fldChar w:fldCharType="end"/>
            </w:r>
          </w:ins>
        </w:p>
        <w:p w:rsidR="00022A8C" w:rsidRDefault="00432BB9">
          <w:pPr>
            <w:pStyle w:val="TOC1"/>
            <w:tabs>
              <w:tab w:val="left" w:pos="480"/>
              <w:tab w:val="right" w:leader="dot" w:pos="9350"/>
            </w:tabs>
            <w:rPr>
              <w:ins w:id="13" w:author="rewjs" w:date="2015-11-30T11:48:00Z"/>
              <w:rFonts w:asciiTheme="minorHAnsi" w:eastAsiaTheme="minorEastAsia" w:hAnsiTheme="minorHAnsi" w:cstheme="minorBidi"/>
              <w:noProof/>
              <w:sz w:val="22"/>
              <w:szCs w:val="22"/>
            </w:rPr>
          </w:pPr>
          <w:ins w:id="14"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"_Toc436647467"</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w:t>
            </w:r>
            <w:r w:rsidR="00022A8C">
              <w:rPr>
                <w:rFonts w:asciiTheme="minorHAnsi" w:eastAsiaTheme="minorEastAsia" w:hAnsiTheme="minorHAnsi" w:cstheme="minorBidi"/>
                <w:noProof/>
                <w:sz w:val="22"/>
                <w:szCs w:val="22"/>
              </w:rPr>
              <w:tab/>
            </w:r>
            <w:r w:rsidR="00022A8C" w:rsidRPr="00D7183C">
              <w:rPr>
                <w:rStyle w:val="Hyperlink"/>
                <w:noProof/>
              </w:rPr>
              <w:t>Introduction</w:t>
            </w:r>
            <w:r w:rsidR="00022A8C">
              <w:rPr>
                <w:noProof/>
                <w:webHidden/>
              </w:rPr>
              <w:tab/>
            </w:r>
            <w:r>
              <w:rPr>
                <w:noProof/>
                <w:webHidden/>
              </w:rPr>
              <w:fldChar w:fldCharType="begin"/>
            </w:r>
            <w:r w:rsidR="00022A8C">
              <w:rPr>
                <w:noProof/>
                <w:webHidden/>
              </w:rPr>
              <w:instrText xml:space="preserve"> PAGEREF _Toc436647467 \h </w:instrText>
            </w:r>
          </w:ins>
          <w:r>
            <w:rPr>
              <w:noProof/>
              <w:webHidden/>
            </w:rPr>
          </w:r>
          <w:r>
            <w:rPr>
              <w:noProof/>
              <w:webHidden/>
            </w:rPr>
            <w:fldChar w:fldCharType="separate"/>
          </w:r>
          <w:ins w:id="15" w:author="rewjs" w:date="2015-11-30T11:48:00Z">
            <w:r w:rsidR="00022A8C">
              <w:rPr>
                <w:noProof/>
                <w:webHidden/>
              </w:rPr>
              <w:t>1</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16" w:author="rewjs" w:date="2015-11-30T11:48:00Z"/>
              <w:rFonts w:asciiTheme="minorHAnsi" w:eastAsiaTheme="minorEastAsia" w:hAnsiTheme="minorHAnsi" w:cstheme="minorBidi"/>
              <w:noProof/>
              <w:sz w:val="22"/>
              <w:szCs w:val="22"/>
            </w:rPr>
          </w:pPr>
          <w:ins w:id="17"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"_Toc436647468"</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1.1</w:t>
            </w:r>
            <w:r w:rsidR="00022A8C">
              <w:rPr>
                <w:rFonts w:asciiTheme="minorHAnsi" w:eastAsiaTheme="minorEastAsia" w:hAnsiTheme="minorHAnsi" w:cstheme="minorBidi"/>
                <w:noProof/>
                <w:sz w:val="22"/>
                <w:szCs w:val="22"/>
              </w:rPr>
              <w:tab/>
            </w:r>
            <w:r w:rsidR="00022A8C" w:rsidRPr="00D7183C">
              <w:rPr>
                <w:rStyle w:val="Hyperlink"/>
                <w:noProof/>
              </w:rPr>
              <w:t>Purpose</w:t>
            </w:r>
            <w:r w:rsidR="00022A8C">
              <w:rPr>
                <w:noProof/>
                <w:webHidden/>
              </w:rPr>
              <w:tab/>
            </w:r>
            <w:r>
              <w:rPr>
                <w:noProof/>
                <w:webHidden/>
              </w:rPr>
              <w:fldChar w:fldCharType="begin"/>
            </w:r>
            <w:r w:rsidR="00022A8C">
              <w:rPr>
                <w:noProof/>
                <w:webHidden/>
              </w:rPr>
              <w:instrText xml:space="preserve"> PAGEREF _Toc436647468 \h </w:instrText>
            </w:r>
          </w:ins>
          <w:r>
            <w:rPr>
              <w:noProof/>
              <w:webHidden/>
            </w:rPr>
          </w:r>
          <w:r>
            <w:rPr>
              <w:noProof/>
              <w:webHidden/>
            </w:rPr>
            <w:fldChar w:fldCharType="separate"/>
          </w:r>
          <w:ins w:id="18" w:author="rewjs" w:date="2015-11-30T11:48:00Z">
            <w:r w:rsidR="00022A8C">
              <w:rPr>
                <w:noProof/>
                <w:webHidden/>
              </w:rPr>
              <w:t>1</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19" w:author="rewjs" w:date="2015-11-30T11:48:00Z"/>
              <w:rFonts w:asciiTheme="minorHAnsi" w:eastAsiaTheme="minorEastAsia" w:hAnsiTheme="minorHAnsi" w:cstheme="minorBidi"/>
              <w:noProof/>
              <w:sz w:val="22"/>
              <w:szCs w:val="22"/>
            </w:rPr>
          </w:pPr>
          <w:ins w:id="20"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"_Toc436647469"</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1.1</w:t>
            </w:r>
            <w:r w:rsidR="00022A8C">
              <w:rPr>
                <w:rFonts w:asciiTheme="minorHAnsi" w:eastAsiaTheme="minorEastAsia" w:hAnsiTheme="minorHAnsi" w:cstheme="minorBidi"/>
                <w:noProof/>
                <w:sz w:val="22"/>
                <w:szCs w:val="22"/>
              </w:rPr>
              <w:tab/>
            </w:r>
            <w:r w:rsidR="00022A8C" w:rsidRPr="00D7183C">
              <w:rPr>
                <w:rStyle w:val="Hyperlink"/>
                <w:noProof/>
              </w:rPr>
              <w:t>Scope</w:t>
            </w:r>
            <w:r w:rsidR="00022A8C">
              <w:rPr>
                <w:noProof/>
                <w:webHidden/>
              </w:rPr>
              <w:tab/>
            </w:r>
            <w:r>
              <w:rPr>
                <w:noProof/>
                <w:webHidden/>
              </w:rPr>
              <w:fldChar w:fldCharType="begin"/>
            </w:r>
            <w:r w:rsidR="00022A8C">
              <w:rPr>
                <w:noProof/>
                <w:webHidden/>
              </w:rPr>
              <w:instrText xml:space="preserve"> PAGEREF _Toc436647469 \h </w:instrText>
            </w:r>
          </w:ins>
          <w:r>
            <w:rPr>
              <w:noProof/>
              <w:webHidden/>
            </w:rPr>
          </w:r>
          <w:r>
            <w:rPr>
              <w:noProof/>
              <w:webHidden/>
            </w:rPr>
            <w:fldChar w:fldCharType="separate"/>
          </w:r>
          <w:ins w:id="21" w:author="rewjs" w:date="2015-11-30T11:48:00Z">
            <w:r w:rsidR="00022A8C">
              <w:rPr>
                <w:noProof/>
                <w:webHidden/>
              </w:rPr>
              <w:t>1</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22" w:author="rewjs" w:date="2015-11-30T11:48:00Z"/>
              <w:rFonts w:asciiTheme="minorHAnsi" w:eastAsiaTheme="minorEastAsia" w:hAnsiTheme="minorHAnsi" w:cstheme="minorBidi"/>
              <w:noProof/>
              <w:sz w:val="22"/>
              <w:szCs w:val="22"/>
            </w:rPr>
          </w:pPr>
          <w:ins w:id="23"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"_Toc436647470"</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1.2</w:t>
            </w:r>
            <w:r w:rsidR="00022A8C">
              <w:rPr>
                <w:rFonts w:asciiTheme="minorHAnsi" w:eastAsiaTheme="minorEastAsia" w:hAnsiTheme="minorHAnsi" w:cstheme="minorBidi"/>
                <w:noProof/>
                <w:sz w:val="22"/>
                <w:szCs w:val="22"/>
              </w:rPr>
              <w:tab/>
            </w:r>
            <w:r w:rsidR="00022A8C" w:rsidRPr="00D7183C">
              <w:rPr>
                <w:rStyle w:val="Hyperlink"/>
                <w:noProof/>
              </w:rPr>
              <w:t>Definitions, Acronyms, and Abbreviations</w:t>
            </w:r>
            <w:r w:rsidR="00022A8C">
              <w:rPr>
                <w:noProof/>
                <w:webHidden/>
              </w:rPr>
              <w:tab/>
            </w:r>
            <w:r>
              <w:rPr>
                <w:noProof/>
                <w:webHidden/>
              </w:rPr>
              <w:fldChar w:fldCharType="begin"/>
            </w:r>
            <w:r w:rsidR="00022A8C">
              <w:rPr>
                <w:noProof/>
                <w:webHidden/>
              </w:rPr>
              <w:instrText xml:space="preserve"> PAGEREF _Toc436647470 \h </w:instrText>
            </w:r>
          </w:ins>
          <w:r>
            <w:rPr>
              <w:noProof/>
              <w:webHidden/>
            </w:rPr>
          </w:r>
          <w:r>
            <w:rPr>
              <w:noProof/>
              <w:webHidden/>
            </w:rPr>
            <w:fldChar w:fldCharType="separate"/>
          </w:r>
          <w:ins w:id="24" w:author="rewjs" w:date="2015-11-30T11:48:00Z">
            <w:r w:rsidR="00022A8C">
              <w:rPr>
                <w:noProof/>
                <w:webHidden/>
              </w:rPr>
              <w:t>2</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25" w:author="rewjs" w:date="2015-11-30T11:48:00Z"/>
              <w:rFonts w:asciiTheme="minorHAnsi" w:eastAsiaTheme="minorEastAsia" w:hAnsiTheme="minorHAnsi" w:cstheme="minorBidi"/>
              <w:noProof/>
              <w:sz w:val="22"/>
              <w:szCs w:val="22"/>
            </w:rPr>
          </w:pPr>
          <w:ins w:id="26"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"_Toc436647471"</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1.3</w:t>
            </w:r>
            <w:r w:rsidR="00022A8C">
              <w:rPr>
                <w:rFonts w:asciiTheme="minorHAnsi" w:eastAsiaTheme="minorEastAsia" w:hAnsiTheme="minorHAnsi" w:cstheme="minorBidi"/>
                <w:noProof/>
                <w:sz w:val="22"/>
                <w:szCs w:val="22"/>
              </w:rPr>
              <w:tab/>
            </w:r>
            <w:r w:rsidR="00022A8C" w:rsidRPr="00D7183C">
              <w:rPr>
                <w:rStyle w:val="Hyperlink"/>
                <w:noProof/>
              </w:rPr>
              <w:t>References</w:t>
            </w:r>
            <w:r w:rsidR="00022A8C">
              <w:rPr>
                <w:noProof/>
                <w:webHidden/>
              </w:rPr>
              <w:tab/>
            </w:r>
            <w:r>
              <w:rPr>
                <w:noProof/>
                <w:webHidden/>
              </w:rPr>
              <w:fldChar w:fldCharType="begin"/>
            </w:r>
            <w:r w:rsidR="00022A8C">
              <w:rPr>
                <w:noProof/>
                <w:webHidden/>
              </w:rPr>
              <w:instrText xml:space="preserve"> PAGEREF _Toc436647471 \h </w:instrText>
            </w:r>
          </w:ins>
          <w:r>
            <w:rPr>
              <w:noProof/>
              <w:webHidden/>
            </w:rPr>
          </w:r>
          <w:r>
            <w:rPr>
              <w:noProof/>
              <w:webHidden/>
            </w:rPr>
            <w:fldChar w:fldCharType="separate"/>
          </w:r>
          <w:ins w:id="27" w:author="rewjs" w:date="2015-11-30T11:48:00Z">
            <w:r w:rsidR="00022A8C">
              <w:rPr>
                <w:noProof/>
                <w:webHidden/>
              </w:rPr>
              <w:t>3</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28" w:author="rewjs" w:date="2015-11-30T11:48:00Z"/>
              <w:rFonts w:asciiTheme="minorHAnsi" w:eastAsiaTheme="minorEastAsia" w:hAnsiTheme="minorHAnsi" w:cstheme="minorBidi"/>
              <w:noProof/>
              <w:sz w:val="22"/>
              <w:szCs w:val="22"/>
            </w:rPr>
          </w:pPr>
          <w:ins w:id="29"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"_Toc436647472"</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1.4</w:t>
            </w:r>
            <w:r w:rsidR="00022A8C">
              <w:rPr>
                <w:rFonts w:asciiTheme="minorHAnsi" w:eastAsiaTheme="minorEastAsia" w:hAnsiTheme="minorHAnsi" w:cstheme="minorBidi"/>
                <w:noProof/>
                <w:sz w:val="22"/>
                <w:szCs w:val="22"/>
              </w:rPr>
              <w:tab/>
            </w:r>
            <w:r w:rsidR="00022A8C" w:rsidRPr="00D7183C">
              <w:rPr>
                <w:rStyle w:val="Hyperlink"/>
                <w:noProof/>
              </w:rPr>
              <w:t>Overview</w:t>
            </w:r>
            <w:r w:rsidR="00022A8C">
              <w:rPr>
                <w:noProof/>
                <w:webHidden/>
              </w:rPr>
              <w:tab/>
            </w:r>
            <w:r>
              <w:rPr>
                <w:noProof/>
                <w:webHidden/>
              </w:rPr>
              <w:fldChar w:fldCharType="begin"/>
            </w:r>
            <w:r w:rsidR="00022A8C">
              <w:rPr>
                <w:noProof/>
                <w:webHidden/>
              </w:rPr>
              <w:instrText xml:space="preserve"> PAGEREF _Toc436647472 \h </w:instrText>
            </w:r>
          </w:ins>
          <w:r>
            <w:rPr>
              <w:noProof/>
              <w:webHidden/>
            </w:rPr>
          </w:r>
          <w:r>
            <w:rPr>
              <w:noProof/>
              <w:webHidden/>
            </w:rPr>
            <w:fldChar w:fldCharType="separate"/>
          </w:r>
          <w:ins w:id="30" w:author="rewjs" w:date="2015-11-30T11:48:00Z">
            <w:r w:rsidR="00022A8C">
              <w:rPr>
                <w:noProof/>
                <w:webHidden/>
              </w:rPr>
              <w:t>3</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31" w:author="rewjs" w:date="2015-11-30T11:48:00Z"/>
              <w:rFonts w:asciiTheme="minorHAnsi" w:eastAsiaTheme="minorEastAsia" w:hAnsiTheme="minorHAnsi" w:cstheme="minorBidi"/>
              <w:noProof/>
              <w:sz w:val="22"/>
              <w:szCs w:val="22"/>
            </w:rPr>
          </w:pPr>
          <w:ins w:id="32"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"_Toc436647473"</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1.5</w:t>
            </w:r>
            <w:r w:rsidR="00022A8C">
              <w:rPr>
                <w:rFonts w:asciiTheme="minorHAnsi" w:eastAsiaTheme="minorEastAsia" w:hAnsiTheme="minorHAnsi" w:cstheme="minorBidi"/>
                <w:noProof/>
                <w:sz w:val="22"/>
                <w:szCs w:val="22"/>
              </w:rPr>
              <w:tab/>
            </w:r>
            <w:r w:rsidR="00022A8C" w:rsidRPr="00D7183C">
              <w:rPr>
                <w:rStyle w:val="Hyperlink"/>
                <w:noProof/>
              </w:rPr>
              <w:t>Application Framework</w:t>
            </w:r>
            <w:r w:rsidR="00022A8C">
              <w:rPr>
                <w:noProof/>
                <w:webHidden/>
              </w:rPr>
              <w:tab/>
            </w:r>
            <w:r>
              <w:rPr>
                <w:noProof/>
                <w:webHidden/>
              </w:rPr>
              <w:fldChar w:fldCharType="begin"/>
            </w:r>
            <w:r w:rsidR="00022A8C">
              <w:rPr>
                <w:noProof/>
                <w:webHidden/>
              </w:rPr>
              <w:instrText xml:space="preserve"> PAGEREF _Toc436647473 \h </w:instrText>
            </w:r>
          </w:ins>
          <w:r>
            <w:rPr>
              <w:noProof/>
              <w:webHidden/>
            </w:rPr>
          </w:r>
          <w:r>
            <w:rPr>
              <w:noProof/>
              <w:webHidden/>
            </w:rPr>
            <w:fldChar w:fldCharType="separate"/>
          </w:r>
          <w:ins w:id="33" w:author="rewjs" w:date="2015-11-30T11:48:00Z">
            <w:r w:rsidR="00022A8C">
              <w:rPr>
                <w:noProof/>
                <w:webHidden/>
              </w:rPr>
              <w:t>3</w:t>
            </w:r>
            <w:r>
              <w:rPr>
                <w:noProof/>
                <w:webHidden/>
              </w:rPr>
              <w:fldChar w:fldCharType="end"/>
            </w:r>
            <w:r w:rsidRPr="00D7183C">
              <w:rPr>
                <w:rStyle w:val="Hyperlink"/>
                <w:noProof/>
              </w:rPr>
              <w:fldChar w:fldCharType="end"/>
            </w:r>
          </w:ins>
        </w:p>
        <w:p w:rsidR="00022A8C" w:rsidRDefault="00432BB9">
          <w:pPr>
            <w:pStyle w:val="TOC1"/>
            <w:tabs>
              <w:tab w:val="left" w:pos="480"/>
              <w:tab w:val="right" w:leader="dot" w:pos="9350"/>
            </w:tabs>
            <w:rPr>
              <w:ins w:id="34" w:author="rewjs" w:date="2015-11-30T11:48:00Z"/>
              <w:rFonts w:asciiTheme="minorHAnsi" w:eastAsiaTheme="minorEastAsia" w:hAnsiTheme="minorHAnsi" w:cstheme="minorBidi"/>
              <w:noProof/>
              <w:sz w:val="22"/>
              <w:szCs w:val="22"/>
            </w:rPr>
          </w:pPr>
          <w:ins w:id="35"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"_Toc436647474"</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w:t>
            </w:r>
            <w:r w:rsidR="00022A8C">
              <w:rPr>
                <w:rFonts w:asciiTheme="minorHAnsi" w:eastAsiaTheme="minorEastAsia" w:hAnsiTheme="minorHAnsi" w:cstheme="minorBidi"/>
                <w:noProof/>
                <w:sz w:val="22"/>
                <w:szCs w:val="22"/>
              </w:rPr>
              <w:tab/>
            </w:r>
            <w:r w:rsidR="00022A8C" w:rsidRPr="00D7183C">
              <w:rPr>
                <w:rStyle w:val="Hyperlink"/>
                <w:noProof/>
              </w:rPr>
              <w:t>System Architecture Description</w:t>
            </w:r>
            <w:r w:rsidR="00022A8C">
              <w:rPr>
                <w:noProof/>
                <w:webHidden/>
              </w:rPr>
              <w:tab/>
            </w:r>
            <w:r>
              <w:rPr>
                <w:noProof/>
                <w:webHidden/>
              </w:rPr>
              <w:fldChar w:fldCharType="begin"/>
            </w:r>
            <w:r w:rsidR="00022A8C">
              <w:rPr>
                <w:noProof/>
                <w:webHidden/>
              </w:rPr>
              <w:instrText xml:space="preserve"> PAGEREF _Toc436647474 \h </w:instrText>
            </w:r>
          </w:ins>
          <w:r>
            <w:rPr>
              <w:noProof/>
              <w:webHidden/>
            </w:rPr>
          </w:r>
          <w:r>
            <w:rPr>
              <w:noProof/>
              <w:webHidden/>
            </w:rPr>
            <w:fldChar w:fldCharType="separate"/>
          </w:r>
          <w:ins w:id="36" w:author="rewjs" w:date="2015-11-30T11:48:00Z">
            <w:r w:rsidR="00022A8C">
              <w:rPr>
                <w:noProof/>
                <w:webHidden/>
              </w:rPr>
              <w:t>3</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37" w:author="rewjs" w:date="2015-11-30T11:48:00Z"/>
              <w:rFonts w:asciiTheme="minorHAnsi" w:eastAsiaTheme="minorEastAsia" w:hAnsiTheme="minorHAnsi" w:cstheme="minorBidi"/>
              <w:noProof/>
              <w:sz w:val="22"/>
              <w:szCs w:val="22"/>
            </w:rPr>
          </w:pPr>
          <w:ins w:id="38"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"_Toc436647475"</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2.1</w:t>
            </w:r>
            <w:r w:rsidR="00022A8C">
              <w:rPr>
                <w:rFonts w:asciiTheme="minorHAnsi" w:eastAsiaTheme="minorEastAsia" w:hAnsiTheme="minorHAnsi" w:cstheme="minorBidi"/>
                <w:noProof/>
                <w:sz w:val="22"/>
                <w:szCs w:val="22"/>
              </w:rPr>
              <w:tab/>
            </w:r>
            <w:r w:rsidR="00022A8C" w:rsidRPr="00D7183C">
              <w:rPr>
                <w:rStyle w:val="Hyperlink"/>
                <w:noProof/>
              </w:rPr>
              <w:t>Overview of Components</w:t>
            </w:r>
            <w:r w:rsidR="00022A8C">
              <w:rPr>
                <w:noProof/>
                <w:webHidden/>
              </w:rPr>
              <w:tab/>
            </w:r>
            <w:r>
              <w:rPr>
                <w:noProof/>
                <w:webHidden/>
              </w:rPr>
              <w:fldChar w:fldCharType="begin"/>
            </w:r>
            <w:r w:rsidR="00022A8C">
              <w:rPr>
                <w:noProof/>
                <w:webHidden/>
              </w:rPr>
              <w:instrText xml:space="preserve"> PAGEREF _Toc436647475 \h </w:instrText>
            </w:r>
          </w:ins>
          <w:r>
            <w:rPr>
              <w:noProof/>
              <w:webHidden/>
            </w:rPr>
          </w:r>
          <w:r>
            <w:rPr>
              <w:noProof/>
              <w:webHidden/>
            </w:rPr>
            <w:fldChar w:fldCharType="separate"/>
          </w:r>
          <w:ins w:id="39" w:author="rewjs" w:date="2015-11-30T11:48:00Z">
            <w:r w:rsidR="00022A8C">
              <w:rPr>
                <w:noProof/>
                <w:webHidden/>
              </w:rPr>
              <w:t>3</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40" w:author="rewjs" w:date="2015-11-30T11:48:00Z"/>
              <w:rFonts w:asciiTheme="minorHAnsi" w:eastAsiaTheme="minorEastAsia" w:hAnsiTheme="minorHAnsi" w:cstheme="minorBidi"/>
              <w:noProof/>
              <w:sz w:val="22"/>
              <w:szCs w:val="22"/>
            </w:rPr>
          </w:pPr>
          <w:ins w:id="41"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"_Toc436647476"</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w:t>
            </w:r>
            <w:r w:rsidR="00022A8C">
              <w:rPr>
                <w:rFonts w:asciiTheme="minorHAnsi" w:eastAsiaTheme="minorEastAsia" w:hAnsiTheme="minorHAnsi" w:cstheme="minorBidi"/>
                <w:noProof/>
                <w:sz w:val="22"/>
                <w:szCs w:val="22"/>
              </w:rPr>
              <w:tab/>
            </w:r>
            <w:r w:rsidR="00022A8C" w:rsidRPr="00D7183C">
              <w:rPr>
                <w:rStyle w:val="Hyperlink"/>
                <w:noProof/>
              </w:rPr>
              <w:t>Structure and Relationships</w:t>
            </w:r>
            <w:r w:rsidR="00022A8C">
              <w:rPr>
                <w:noProof/>
                <w:webHidden/>
              </w:rPr>
              <w:tab/>
            </w:r>
            <w:r>
              <w:rPr>
                <w:noProof/>
                <w:webHidden/>
              </w:rPr>
              <w:fldChar w:fldCharType="begin"/>
            </w:r>
            <w:r w:rsidR="00022A8C">
              <w:rPr>
                <w:noProof/>
                <w:webHidden/>
              </w:rPr>
              <w:instrText xml:space="preserve"> PAGEREF _Toc436647476 \h </w:instrText>
            </w:r>
          </w:ins>
          <w:r>
            <w:rPr>
              <w:noProof/>
              <w:webHidden/>
            </w:rPr>
          </w:r>
          <w:r>
            <w:rPr>
              <w:noProof/>
              <w:webHidden/>
            </w:rPr>
            <w:fldChar w:fldCharType="separate"/>
          </w:r>
          <w:ins w:id="42" w:author="rewjs" w:date="2015-11-30T11:48:00Z">
            <w:r w:rsidR="00022A8C">
              <w:rPr>
                <w:noProof/>
                <w:webHidden/>
              </w:rPr>
              <w:t>5</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43" w:author="rewjs" w:date="2015-11-30T11:48:00Z"/>
              <w:rFonts w:asciiTheme="minorHAnsi" w:eastAsiaTheme="minorEastAsia" w:hAnsiTheme="minorHAnsi" w:cstheme="minorBidi"/>
              <w:noProof/>
              <w:sz w:val="22"/>
              <w:szCs w:val="22"/>
            </w:rPr>
          </w:pPr>
          <w:ins w:id="44"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"_Toc436647477"</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2.2.1</w:t>
            </w:r>
            <w:r w:rsidR="00022A8C">
              <w:rPr>
                <w:rFonts w:asciiTheme="minorHAnsi" w:eastAsiaTheme="minorEastAsia" w:hAnsiTheme="minorHAnsi" w:cstheme="minorBidi"/>
                <w:noProof/>
                <w:sz w:val="22"/>
                <w:szCs w:val="22"/>
              </w:rPr>
              <w:tab/>
            </w:r>
            <w:r w:rsidR="00022A8C" w:rsidRPr="00D7183C">
              <w:rPr>
                <w:rStyle w:val="Hyperlink"/>
                <w:noProof/>
              </w:rPr>
              <w:t>Data Ingestion</w:t>
            </w:r>
            <w:r w:rsidR="00022A8C">
              <w:rPr>
                <w:noProof/>
                <w:webHidden/>
              </w:rPr>
              <w:tab/>
            </w:r>
            <w:r>
              <w:rPr>
                <w:noProof/>
                <w:webHidden/>
              </w:rPr>
              <w:fldChar w:fldCharType="begin"/>
            </w:r>
            <w:r w:rsidR="00022A8C">
              <w:rPr>
                <w:noProof/>
                <w:webHidden/>
              </w:rPr>
              <w:instrText xml:space="preserve"> PAGEREF _Toc436647477 \h </w:instrText>
            </w:r>
          </w:ins>
          <w:r>
            <w:rPr>
              <w:noProof/>
              <w:webHidden/>
            </w:rPr>
          </w:r>
          <w:r>
            <w:rPr>
              <w:noProof/>
              <w:webHidden/>
            </w:rPr>
            <w:fldChar w:fldCharType="separate"/>
          </w:r>
          <w:ins w:id="45" w:author="rewjs" w:date="2015-11-30T11:48:00Z">
            <w:r w:rsidR="00022A8C">
              <w:rPr>
                <w:noProof/>
                <w:webHidden/>
              </w:rPr>
              <w:t>5</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46" w:author="rewjs" w:date="2015-11-30T11:48:00Z"/>
              <w:rFonts w:asciiTheme="minorHAnsi" w:eastAsiaTheme="minorEastAsia" w:hAnsiTheme="minorHAnsi" w:cstheme="minorBidi"/>
              <w:noProof/>
              <w:sz w:val="22"/>
              <w:szCs w:val="22"/>
            </w:rPr>
          </w:pPr>
          <w:ins w:id="47"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"_Toc436647478"</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2.2.2</w:t>
            </w:r>
            <w:r w:rsidR="00022A8C">
              <w:rPr>
                <w:rFonts w:asciiTheme="minorHAnsi" w:eastAsiaTheme="minorEastAsia" w:hAnsiTheme="minorHAnsi" w:cstheme="minorBidi"/>
                <w:noProof/>
                <w:sz w:val="22"/>
                <w:szCs w:val="22"/>
              </w:rPr>
              <w:tab/>
            </w:r>
            <w:r w:rsidR="00022A8C" w:rsidRPr="00D7183C">
              <w:rPr>
                <w:rStyle w:val="Hyperlink"/>
                <w:noProof/>
              </w:rPr>
              <w:t>Administrator Tools</w:t>
            </w:r>
            <w:r w:rsidR="00022A8C">
              <w:rPr>
                <w:noProof/>
                <w:webHidden/>
              </w:rPr>
              <w:tab/>
            </w:r>
            <w:r>
              <w:rPr>
                <w:noProof/>
                <w:webHidden/>
              </w:rPr>
              <w:fldChar w:fldCharType="begin"/>
            </w:r>
            <w:r w:rsidR="00022A8C">
              <w:rPr>
                <w:noProof/>
                <w:webHidden/>
              </w:rPr>
              <w:instrText xml:space="preserve"> PAGEREF _Toc436647478 \h </w:instrText>
            </w:r>
          </w:ins>
          <w:r>
            <w:rPr>
              <w:noProof/>
              <w:webHidden/>
            </w:rPr>
          </w:r>
          <w:r>
            <w:rPr>
              <w:noProof/>
              <w:webHidden/>
            </w:rPr>
            <w:fldChar w:fldCharType="separate"/>
          </w:r>
          <w:ins w:id="48" w:author="rewjs" w:date="2015-11-30T11:48:00Z">
            <w:r w:rsidR="00022A8C">
              <w:rPr>
                <w:noProof/>
                <w:webHidden/>
              </w:rPr>
              <w:t>6</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49" w:author="rewjs" w:date="2015-11-30T11:48:00Z"/>
              <w:rFonts w:asciiTheme="minorHAnsi" w:eastAsiaTheme="minorEastAsia" w:hAnsiTheme="minorHAnsi" w:cstheme="minorBidi"/>
              <w:noProof/>
              <w:sz w:val="22"/>
              <w:szCs w:val="22"/>
            </w:rPr>
          </w:pPr>
          <w:ins w:id="50"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"_Toc436647479"</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2.2.3</w:t>
            </w:r>
            <w:r w:rsidR="00022A8C">
              <w:rPr>
                <w:rFonts w:asciiTheme="minorHAnsi" w:eastAsiaTheme="minorEastAsia" w:hAnsiTheme="minorHAnsi" w:cstheme="minorBidi"/>
                <w:noProof/>
                <w:sz w:val="22"/>
                <w:szCs w:val="22"/>
              </w:rPr>
              <w:tab/>
            </w:r>
            <w:r w:rsidR="00022A8C" w:rsidRPr="00D7183C">
              <w:rPr>
                <w:rStyle w:val="Hyperlink"/>
                <w:noProof/>
              </w:rPr>
              <w:t>Account Management</w:t>
            </w:r>
            <w:r w:rsidR="00022A8C">
              <w:rPr>
                <w:noProof/>
                <w:webHidden/>
              </w:rPr>
              <w:tab/>
            </w:r>
            <w:r>
              <w:rPr>
                <w:noProof/>
                <w:webHidden/>
              </w:rPr>
              <w:fldChar w:fldCharType="begin"/>
            </w:r>
            <w:r w:rsidR="00022A8C">
              <w:rPr>
                <w:noProof/>
                <w:webHidden/>
              </w:rPr>
              <w:instrText xml:space="preserve"> PAGEREF _Toc436647479 \h </w:instrText>
            </w:r>
          </w:ins>
          <w:r>
            <w:rPr>
              <w:noProof/>
              <w:webHidden/>
            </w:rPr>
          </w:r>
          <w:r>
            <w:rPr>
              <w:noProof/>
              <w:webHidden/>
            </w:rPr>
            <w:fldChar w:fldCharType="separate"/>
          </w:r>
          <w:ins w:id="51" w:author="rewjs" w:date="2015-11-30T11:48:00Z">
            <w:r w:rsidR="00022A8C">
              <w:rPr>
                <w:noProof/>
                <w:webHidden/>
              </w:rPr>
              <w:t>8</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52" w:author="rewjs" w:date="2015-11-30T11:48:00Z"/>
              <w:rFonts w:asciiTheme="minorHAnsi" w:eastAsiaTheme="minorEastAsia" w:hAnsiTheme="minorHAnsi" w:cstheme="minorBidi"/>
              <w:noProof/>
              <w:sz w:val="22"/>
              <w:szCs w:val="22"/>
            </w:rPr>
          </w:pPr>
          <w:ins w:id="53"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"_Toc436647480"</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2.2.4</w:t>
            </w:r>
            <w:r w:rsidR="00022A8C">
              <w:rPr>
                <w:rFonts w:asciiTheme="minorHAnsi" w:eastAsiaTheme="minorEastAsia" w:hAnsiTheme="minorHAnsi" w:cstheme="minorBidi"/>
                <w:noProof/>
                <w:sz w:val="22"/>
                <w:szCs w:val="22"/>
              </w:rPr>
              <w:tab/>
            </w:r>
            <w:r w:rsidR="00022A8C" w:rsidRPr="00D7183C">
              <w:rPr>
                <w:rStyle w:val="Hyperlink"/>
                <w:noProof/>
              </w:rPr>
              <w:t>Physician Actions</w:t>
            </w:r>
            <w:r w:rsidR="00022A8C">
              <w:rPr>
                <w:noProof/>
                <w:webHidden/>
              </w:rPr>
              <w:tab/>
            </w:r>
            <w:r>
              <w:rPr>
                <w:noProof/>
                <w:webHidden/>
              </w:rPr>
              <w:fldChar w:fldCharType="begin"/>
            </w:r>
            <w:r w:rsidR="00022A8C">
              <w:rPr>
                <w:noProof/>
                <w:webHidden/>
              </w:rPr>
              <w:instrText xml:space="preserve"> PAGEREF _Toc436647480 \h </w:instrText>
            </w:r>
          </w:ins>
          <w:r>
            <w:rPr>
              <w:noProof/>
              <w:webHidden/>
            </w:rPr>
          </w:r>
          <w:r>
            <w:rPr>
              <w:noProof/>
              <w:webHidden/>
            </w:rPr>
            <w:fldChar w:fldCharType="separate"/>
          </w:r>
          <w:ins w:id="54" w:author="rewjs" w:date="2015-11-30T11:48:00Z">
            <w:r w:rsidR="00022A8C">
              <w:rPr>
                <w:noProof/>
                <w:webHidden/>
              </w:rPr>
              <w:t>11</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55" w:author="rewjs" w:date="2015-11-30T11:48:00Z"/>
              <w:rFonts w:asciiTheme="minorHAnsi" w:eastAsiaTheme="minorEastAsia" w:hAnsiTheme="minorHAnsi" w:cstheme="minorBidi"/>
              <w:noProof/>
              <w:sz w:val="22"/>
              <w:szCs w:val="22"/>
            </w:rPr>
          </w:pPr>
          <w:ins w:id="56"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"_Toc436647481"</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2.2.5</w:t>
            </w:r>
            <w:r w:rsidR="00022A8C">
              <w:rPr>
                <w:rFonts w:asciiTheme="minorHAnsi" w:eastAsiaTheme="minorEastAsia" w:hAnsiTheme="minorHAnsi" w:cstheme="minorBidi"/>
                <w:noProof/>
                <w:sz w:val="22"/>
                <w:szCs w:val="22"/>
              </w:rPr>
              <w:tab/>
            </w:r>
            <w:r w:rsidR="00022A8C" w:rsidRPr="00D7183C">
              <w:rPr>
                <w:rStyle w:val="Hyperlink"/>
                <w:noProof/>
              </w:rPr>
              <w:t>Experiment Tools</w:t>
            </w:r>
            <w:r w:rsidR="00022A8C">
              <w:rPr>
                <w:noProof/>
                <w:webHidden/>
              </w:rPr>
              <w:tab/>
            </w:r>
            <w:r>
              <w:rPr>
                <w:noProof/>
                <w:webHidden/>
              </w:rPr>
              <w:fldChar w:fldCharType="begin"/>
            </w:r>
            <w:r w:rsidR="00022A8C">
              <w:rPr>
                <w:noProof/>
                <w:webHidden/>
              </w:rPr>
              <w:instrText xml:space="preserve"> PAGEREF _Toc436647481 \h </w:instrText>
            </w:r>
          </w:ins>
          <w:r>
            <w:rPr>
              <w:noProof/>
              <w:webHidden/>
            </w:rPr>
          </w:r>
          <w:r>
            <w:rPr>
              <w:noProof/>
              <w:webHidden/>
            </w:rPr>
            <w:fldChar w:fldCharType="separate"/>
          </w:r>
          <w:ins w:id="57" w:author="rewjs" w:date="2015-11-30T11:48:00Z">
            <w:r w:rsidR="00022A8C">
              <w:rPr>
                <w:noProof/>
                <w:webHidden/>
              </w:rPr>
              <w:t>13</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58" w:author="rewjs" w:date="2015-11-30T11:48:00Z"/>
              <w:rFonts w:asciiTheme="minorHAnsi" w:eastAsiaTheme="minorEastAsia" w:hAnsiTheme="minorHAnsi" w:cstheme="minorBidi"/>
              <w:noProof/>
              <w:sz w:val="22"/>
              <w:szCs w:val="22"/>
            </w:rPr>
          </w:pPr>
          <w:ins w:id="59"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"_Toc436647482"</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2.2.6</w:t>
            </w:r>
            <w:r w:rsidR="00022A8C">
              <w:rPr>
                <w:rFonts w:asciiTheme="minorHAnsi" w:eastAsiaTheme="minorEastAsia" w:hAnsiTheme="minorHAnsi" w:cstheme="minorBidi"/>
                <w:noProof/>
                <w:sz w:val="22"/>
                <w:szCs w:val="22"/>
              </w:rPr>
              <w:tab/>
            </w:r>
            <w:r w:rsidR="00022A8C" w:rsidRPr="00D7183C">
              <w:rPr>
                <w:rStyle w:val="Hyperlink"/>
                <w:noProof/>
              </w:rPr>
              <w:t>Patient Actions</w:t>
            </w:r>
            <w:r w:rsidR="00022A8C">
              <w:rPr>
                <w:noProof/>
                <w:webHidden/>
              </w:rPr>
              <w:tab/>
            </w:r>
            <w:r>
              <w:rPr>
                <w:noProof/>
                <w:webHidden/>
              </w:rPr>
              <w:fldChar w:fldCharType="begin"/>
            </w:r>
            <w:r w:rsidR="00022A8C">
              <w:rPr>
                <w:noProof/>
                <w:webHidden/>
              </w:rPr>
              <w:instrText xml:space="preserve"> PAGEREF _Toc436647482 \h </w:instrText>
            </w:r>
          </w:ins>
          <w:r>
            <w:rPr>
              <w:noProof/>
              <w:webHidden/>
            </w:rPr>
          </w:r>
          <w:r>
            <w:rPr>
              <w:noProof/>
              <w:webHidden/>
            </w:rPr>
            <w:fldChar w:fldCharType="separate"/>
          </w:r>
          <w:ins w:id="60" w:author="rewjs" w:date="2015-11-30T11:48:00Z">
            <w:r w:rsidR="00022A8C">
              <w:rPr>
                <w:noProof/>
                <w:webHidden/>
              </w:rPr>
              <w:t>16</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61" w:author="rewjs" w:date="2015-11-30T11:48:00Z"/>
              <w:rFonts w:asciiTheme="minorHAnsi" w:eastAsiaTheme="minorEastAsia" w:hAnsiTheme="minorHAnsi" w:cstheme="minorBidi"/>
              <w:noProof/>
              <w:sz w:val="22"/>
              <w:szCs w:val="22"/>
            </w:rPr>
          </w:pPr>
          <w:ins w:id="62"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"_Toc436647483"</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2.3</w:t>
            </w:r>
            <w:r w:rsidR="00022A8C">
              <w:rPr>
                <w:rFonts w:asciiTheme="minorHAnsi" w:eastAsiaTheme="minorEastAsia" w:hAnsiTheme="minorHAnsi" w:cstheme="minorBidi"/>
                <w:noProof/>
                <w:sz w:val="22"/>
                <w:szCs w:val="22"/>
              </w:rPr>
              <w:tab/>
            </w:r>
            <w:r w:rsidR="00022A8C" w:rsidRPr="00D7183C">
              <w:rPr>
                <w:rStyle w:val="Hyperlink"/>
                <w:noProof/>
              </w:rPr>
              <w:t>Database Schema</w:t>
            </w:r>
            <w:r w:rsidR="00022A8C">
              <w:rPr>
                <w:noProof/>
                <w:webHidden/>
              </w:rPr>
              <w:tab/>
            </w:r>
            <w:r>
              <w:rPr>
                <w:noProof/>
                <w:webHidden/>
              </w:rPr>
              <w:fldChar w:fldCharType="begin"/>
            </w:r>
            <w:r w:rsidR="00022A8C">
              <w:rPr>
                <w:noProof/>
                <w:webHidden/>
              </w:rPr>
              <w:instrText xml:space="preserve"> PAGEREF _Toc436647483 \h </w:instrText>
            </w:r>
          </w:ins>
          <w:r>
            <w:rPr>
              <w:noProof/>
              <w:webHidden/>
            </w:rPr>
          </w:r>
          <w:r>
            <w:rPr>
              <w:noProof/>
              <w:webHidden/>
            </w:rPr>
            <w:fldChar w:fldCharType="separate"/>
          </w:r>
          <w:ins w:id="63" w:author="rewjs" w:date="2015-11-30T11:48:00Z">
            <w:r w:rsidR="00022A8C">
              <w:rPr>
                <w:noProof/>
                <w:webHidden/>
              </w:rPr>
              <w:t>17</w:t>
            </w:r>
            <w:r>
              <w:rPr>
                <w:noProof/>
                <w:webHidden/>
              </w:rPr>
              <w:fldChar w:fldCharType="end"/>
            </w:r>
            <w:r w:rsidRPr="00D7183C">
              <w:rPr>
                <w:rStyle w:val="Hyperlink"/>
                <w:noProof/>
              </w:rPr>
              <w:fldChar w:fldCharType="end"/>
            </w:r>
          </w:ins>
        </w:p>
        <w:p w:rsidR="00022A8C" w:rsidRDefault="00432BB9">
          <w:pPr>
            <w:pStyle w:val="TOC1"/>
            <w:tabs>
              <w:tab w:val="left" w:pos="480"/>
              <w:tab w:val="right" w:leader="dot" w:pos="9350"/>
            </w:tabs>
            <w:rPr>
              <w:ins w:id="64" w:author="rewjs" w:date="2015-11-30T11:48:00Z"/>
              <w:rFonts w:asciiTheme="minorHAnsi" w:eastAsiaTheme="minorEastAsia" w:hAnsiTheme="minorHAnsi" w:cstheme="minorBidi"/>
              <w:noProof/>
              <w:sz w:val="22"/>
              <w:szCs w:val="22"/>
            </w:rPr>
          </w:pPr>
          <w:ins w:id="65"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"_Toc436647484"</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w:t>
            </w:r>
            <w:r w:rsidR="00022A8C">
              <w:rPr>
                <w:rFonts w:asciiTheme="minorHAnsi" w:eastAsiaTheme="minorEastAsia" w:hAnsiTheme="minorHAnsi" w:cstheme="minorBidi"/>
                <w:noProof/>
                <w:sz w:val="22"/>
                <w:szCs w:val="22"/>
              </w:rPr>
              <w:tab/>
            </w:r>
            <w:r w:rsidR="00022A8C" w:rsidRPr="00D7183C">
              <w:rPr>
                <w:rStyle w:val="Hyperlink"/>
                <w:noProof/>
              </w:rPr>
              <w:t>Detailed Description of Components</w:t>
            </w:r>
            <w:r w:rsidR="00022A8C">
              <w:rPr>
                <w:noProof/>
                <w:webHidden/>
              </w:rPr>
              <w:tab/>
            </w:r>
            <w:r>
              <w:rPr>
                <w:noProof/>
                <w:webHidden/>
              </w:rPr>
              <w:fldChar w:fldCharType="begin"/>
            </w:r>
            <w:r w:rsidR="00022A8C">
              <w:rPr>
                <w:noProof/>
                <w:webHidden/>
              </w:rPr>
              <w:instrText xml:space="preserve"> PAGEREF _Toc436647484 \h </w:instrText>
            </w:r>
          </w:ins>
          <w:r>
            <w:rPr>
              <w:noProof/>
              <w:webHidden/>
            </w:rPr>
          </w:r>
          <w:r>
            <w:rPr>
              <w:noProof/>
              <w:webHidden/>
            </w:rPr>
            <w:fldChar w:fldCharType="separate"/>
          </w:r>
          <w:ins w:id="66" w:author="rewjs" w:date="2015-11-30T11:48:00Z">
            <w:r w:rsidR="00022A8C">
              <w:rPr>
                <w:noProof/>
                <w:webHidden/>
              </w:rPr>
              <w:t>18</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67" w:author="rewjs" w:date="2015-11-30T11:48:00Z"/>
              <w:rFonts w:asciiTheme="minorHAnsi" w:eastAsiaTheme="minorEastAsia" w:hAnsiTheme="minorHAnsi" w:cstheme="minorBidi"/>
              <w:noProof/>
              <w:sz w:val="22"/>
              <w:szCs w:val="22"/>
            </w:rPr>
          </w:pPr>
          <w:ins w:id="68"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"_Toc436647485"</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3.1</w:t>
            </w:r>
            <w:r w:rsidR="00022A8C">
              <w:rPr>
                <w:rFonts w:asciiTheme="minorHAnsi" w:eastAsiaTheme="minorEastAsia" w:hAnsiTheme="minorHAnsi" w:cstheme="minorBidi"/>
                <w:noProof/>
                <w:sz w:val="22"/>
                <w:szCs w:val="22"/>
              </w:rPr>
              <w:tab/>
            </w:r>
            <w:r w:rsidR="00022A8C" w:rsidRPr="00D7183C">
              <w:rPr>
                <w:rStyle w:val="Hyperlink"/>
                <w:noProof/>
              </w:rPr>
              <w:t>Presentation Layer Overview</w:t>
            </w:r>
            <w:r w:rsidR="00022A8C">
              <w:rPr>
                <w:noProof/>
                <w:webHidden/>
              </w:rPr>
              <w:tab/>
            </w:r>
            <w:r>
              <w:rPr>
                <w:noProof/>
                <w:webHidden/>
              </w:rPr>
              <w:fldChar w:fldCharType="begin"/>
            </w:r>
            <w:r w:rsidR="00022A8C">
              <w:rPr>
                <w:noProof/>
                <w:webHidden/>
              </w:rPr>
              <w:instrText xml:space="preserve"> PAGEREF _Toc436647485 \h </w:instrText>
            </w:r>
          </w:ins>
          <w:r>
            <w:rPr>
              <w:noProof/>
              <w:webHidden/>
            </w:rPr>
          </w:r>
          <w:r>
            <w:rPr>
              <w:noProof/>
              <w:webHidden/>
            </w:rPr>
            <w:fldChar w:fldCharType="separate"/>
          </w:r>
          <w:ins w:id="69" w:author="rewjs" w:date="2015-11-30T11:48:00Z">
            <w:r w:rsidR="00022A8C">
              <w:rPr>
                <w:noProof/>
                <w:webHidden/>
              </w:rPr>
              <w:t>18</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70" w:author="rewjs" w:date="2015-11-30T11:48:00Z"/>
              <w:rFonts w:asciiTheme="minorHAnsi" w:eastAsiaTheme="minorEastAsia" w:hAnsiTheme="minorHAnsi" w:cstheme="minorBidi"/>
              <w:noProof/>
              <w:sz w:val="22"/>
              <w:szCs w:val="22"/>
            </w:rPr>
          </w:pPr>
          <w:ins w:id="71"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"_Toc436647486"</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3.1.1</w:t>
            </w:r>
            <w:r w:rsidR="00022A8C">
              <w:rPr>
                <w:rFonts w:asciiTheme="minorHAnsi" w:eastAsiaTheme="minorEastAsia" w:hAnsiTheme="minorHAnsi" w:cstheme="minorBidi"/>
                <w:noProof/>
                <w:sz w:val="22"/>
                <w:szCs w:val="22"/>
              </w:rPr>
              <w:tab/>
            </w:r>
            <w:r w:rsidR="00022A8C" w:rsidRPr="00D7183C">
              <w:rPr>
                <w:rStyle w:val="Hyperlink"/>
                <w:noProof/>
              </w:rPr>
              <w:t>Controllers</w:t>
            </w:r>
            <w:r w:rsidR="00022A8C">
              <w:rPr>
                <w:noProof/>
                <w:webHidden/>
              </w:rPr>
              <w:tab/>
            </w:r>
            <w:r>
              <w:rPr>
                <w:noProof/>
                <w:webHidden/>
              </w:rPr>
              <w:fldChar w:fldCharType="begin"/>
            </w:r>
            <w:r w:rsidR="00022A8C">
              <w:rPr>
                <w:noProof/>
                <w:webHidden/>
              </w:rPr>
              <w:instrText xml:space="preserve"> PAGEREF _Toc436647486 \h </w:instrText>
            </w:r>
          </w:ins>
          <w:r>
            <w:rPr>
              <w:noProof/>
              <w:webHidden/>
            </w:rPr>
          </w:r>
          <w:r>
            <w:rPr>
              <w:noProof/>
              <w:webHidden/>
            </w:rPr>
            <w:fldChar w:fldCharType="separate"/>
          </w:r>
          <w:ins w:id="72" w:author="rewjs" w:date="2015-11-30T11:48:00Z">
            <w:r w:rsidR="00022A8C">
              <w:rPr>
                <w:noProof/>
                <w:webHidden/>
              </w:rPr>
              <w:t>18</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73" w:author="rewjs" w:date="2015-11-30T11:48:00Z"/>
              <w:rFonts w:asciiTheme="minorHAnsi" w:eastAsiaTheme="minorEastAsia" w:hAnsiTheme="minorHAnsi" w:cstheme="minorBidi"/>
              <w:noProof/>
              <w:sz w:val="22"/>
              <w:szCs w:val="22"/>
            </w:rPr>
          </w:pPr>
          <w:ins w:id="74"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"_Toc436647487"</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3.2</w:t>
            </w:r>
            <w:r w:rsidR="00022A8C">
              <w:rPr>
                <w:rFonts w:asciiTheme="minorHAnsi" w:eastAsiaTheme="minorEastAsia" w:hAnsiTheme="minorHAnsi" w:cstheme="minorBidi"/>
                <w:noProof/>
                <w:sz w:val="22"/>
                <w:szCs w:val="22"/>
              </w:rPr>
              <w:tab/>
            </w:r>
            <w:r w:rsidR="00022A8C" w:rsidRPr="00D7183C">
              <w:rPr>
                <w:rStyle w:val="Hyperlink"/>
                <w:noProof/>
              </w:rPr>
              <w:t>Business Logic Layer Overview</w:t>
            </w:r>
            <w:r w:rsidR="00022A8C">
              <w:rPr>
                <w:noProof/>
                <w:webHidden/>
              </w:rPr>
              <w:tab/>
            </w:r>
            <w:r>
              <w:rPr>
                <w:noProof/>
                <w:webHidden/>
              </w:rPr>
              <w:fldChar w:fldCharType="begin"/>
            </w:r>
            <w:r w:rsidR="00022A8C">
              <w:rPr>
                <w:noProof/>
                <w:webHidden/>
              </w:rPr>
              <w:instrText xml:space="preserve"> PAGEREF _Toc436647487 \h </w:instrText>
            </w:r>
          </w:ins>
          <w:r>
            <w:rPr>
              <w:noProof/>
              <w:webHidden/>
            </w:rPr>
          </w:r>
          <w:r>
            <w:rPr>
              <w:noProof/>
              <w:webHidden/>
            </w:rPr>
            <w:fldChar w:fldCharType="separate"/>
          </w:r>
          <w:ins w:id="75" w:author="rewjs" w:date="2015-11-30T11:48:00Z">
            <w:r w:rsidR="00022A8C">
              <w:rPr>
                <w:noProof/>
                <w:webHidden/>
              </w:rPr>
              <w:t>24</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76" w:author="rewjs" w:date="2015-11-30T11:48:00Z"/>
              <w:rFonts w:asciiTheme="minorHAnsi" w:eastAsiaTheme="minorEastAsia" w:hAnsiTheme="minorHAnsi" w:cstheme="minorBidi"/>
              <w:noProof/>
              <w:sz w:val="22"/>
              <w:szCs w:val="22"/>
            </w:rPr>
          </w:pPr>
          <w:ins w:id="77"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"_Toc436647488"</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3.2.1</w:t>
            </w:r>
            <w:r w:rsidR="00022A8C">
              <w:rPr>
                <w:rFonts w:asciiTheme="minorHAnsi" w:eastAsiaTheme="minorEastAsia" w:hAnsiTheme="minorHAnsi" w:cstheme="minorBidi"/>
                <w:noProof/>
                <w:sz w:val="22"/>
                <w:szCs w:val="22"/>
              </w:rPr>
              <w:tab/>
            </w:r>
            <w:r w:rsidR="00022A8C" w:rsidRPr="00D7183C">
              <w:rPr>
                <w:rStyle w:val="Hyperlink"/>
                <w:noProof/>
              </w:rPr>
              <w:t>Entities</w:t>
            </w:r>
            <w:r w:rsidR="00022A8C">
              <w:rPr>
                <w:noProof/>
                <w:webHidden/>
              </w:rPr>
              <w:tab/>
            </w:r>
            <w:r>
              <w:rPr>
                <w:noProof/>
                <w:webHidden/>
              </w:rPr>
              <w:fldChar w:fldCharType="begin"/>
            </w:r>
            <w:r w:rsidR="00022A8C">
              <w:rPr>
                <w:noProof/>
                <w:webHidden/>
              </w:rPr>
              <w:instrText xml:space="preserve"> PAGEREF _Toc436647488 \h </w:instrText>
            </w:r>
          </w:ins>
          <w:r>
            <w:rPr>
              <w:noProof/>
              <w:webHidden/>
            </w:rPr>
          </w:r>
          <w:r>
            <w:rPr>
              <w:noProof/>
              <w:webHidden/>
            </w:rPr>
            <w:fldChar w:fldCharType="separate"/>
          </w:r>
          <w:ins w:id="78" w:author="rewjs" w:date="2015-11-30T11:48:00Z">
            <w:r w:rsidR="00022A8C">
              <w:rPr>
                <w:noProof/>
                <w:webHidden/>
              </w:rPr>
              <w:t>24</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79" w:author="rewjs" w:date="2015-11-30T11:48:00Z"/>
              <w:rFonts w:asciiTheme="minorHAnsi" w:eastAsiaTheme="minorEastAsia" w:hAnsiTheme="minorHAnsi" w:cstheme="minorBidi"/>
              <w:noProof/>
              <w:sz w:val="22"/>
              <w:szCs w:val="22"/>
            </w:rPr>
          </w:pPr>
          <w:ins w:id="80"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"_Toc436647489"</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3.2.2</w:t>
            </w:r>
            <w:r w:rsidR="00022A8C">
              <w:rPr>
                <w:rFonts w:asciiTheme="minorHAnsi" w:eastAsiaTheme="minorEastAsia" w:hAnsiTheme="minorHAnsi" w:cstheme="minorBidi"/>
                <w:noProof/>
                <w:sz w:val="22"/>
                <w:szCs w:val="22"/>
              </w:rPr>
              <w:tab/>
            </w:r>
            <w:r w:rsidR="00022A8C" w:rsidRPr="00D7183C">
              <w:rPr>
                <w:rStyle w:val="Hyperlink"/>
                <w:noProof/>
              </w:rPr>
              <w:t>Enumerations</w:t>
            </w:r>
            <w:r w:rsidR="00022A8C">
              <w:rPr>
                <w:noProof/>
                <w:webHidden/>
              </w:rPr>
              <w:tab/>
            </w:r>
            <w:r>
              <w:rPr>
                <w:noProof/>
                <w:webHidden/>
              </w:rPr>
              <w:fldChar w:fldCharType="begin"/>
            </w:r>
            <w:r w:rsidR="00022A8C">
              <w:rPr>
                <w:noProof/>
                <w:webHidden/>
              </w:rPr>
              <w:instrText xml:space="preserve"> PAGEREF _Toc436647489 \h </w:instrText>
            </w:r>
          </w:ins>
          <w:r>
            <w:rPr>
              <w:noProof/>
              <w:webHidden/>
            </w:rPr>
          </w:r>
          <w:r>
            <w:rPr>
              <w:noProof/>
              <w:webHidden/>
            </w:rPr>
            <w:fldChar w:fldCharType="separate"/>
          </w:r>
          <w:ins w:id="81" w:author="rewjs" w:date="2015-11-30T11:48:00Z">
            <w:r w:rsidR="00022A8C">
              <w:rPr>
                <w:noProof/>
                <w:webHidden/>
              </w:rPr>
              <w:t>44</w:t>
            </w:r>
            <w:r>
              <w:rPr>
                <w:noProof/>
                <w:webHidden/>
              </w:rPr>
              <w:fldChar w:fldCharType="end"/>
            </w:r>
            <w:r w:rsidRPr="00D7183C">
              <w:rPr>
                <w:rStyle w:val="Hyperlink"/>
                <w:noProof/>
              </w:rPr>
              <w:fldChar w:fldCharType="end"/>
            </w:r>
          </w:ins>
        </w:p>
        <w:p w:rsidR="00022A8C" w:rsidRDefault="00432BB9">
          <w:pPr>
            <w:pStyle w:val="TOC2"/>
            <w:tabs>
              <w:tab w:val="left" w:pos="880"/>
              <w:tab w:val="right" w:leader="dot" w:pos="9350"/>
            </w:tabs>
            <w:rPr>
              <w:ins w:id="82" w:author="rewjs" w:date="2015-11-30T11:48:00Z"/>
              <w:rFonts w:asciiTheme="minorHAnsi" w:eastAsiaTheme="minorEastAsia" w:hAnsiTheme="minorHAnsi" w:cstheme="minorBidi"/>
              <w:noProof/>
              <w:sz w:val="22"/>
              <w:szCs w:val="22"/>
            </w:rPr>
          </w:pPr>
          <w:ins w:id="83"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"_Toc436647490"</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3.3</w:t>
            </w:r>
            <w:r w:rsidR="00022A8C">
              <w:rPr>
                <w:rFonts w:asciiTheme="minorHAnsi" w:eastAsiaTheme="minorEastAsia" w:hAnsiTheme="minorHAnsi" w:cstheme="minorBidi"/>
                <w:noProof/>
                <w:sz w:val="22"/>
                <w:szCs w:val="22"/>
              </w:rPr>
              <w:tab/>
            </w:r>
            <w:r w:rsidR="00022A8C" w:rsidRPr="00D7183C">
              <w:rPr>
                <w:rStyle w:val="Hyperlink"/>
                <w:noProof/>
              </w:rPr>
              <w:t>Data Access Layer Overview</w:t>
            </w:r>
            <w:r w:rsidR="00022A8C">
              <w:rPr>
                <w:noProof/>
                <w:webHidden/>
              </w:rPr>
              <w:tab/>
            </w:r>
            <w:r>
              <w:rPr>
                <w:noProof/>
                <w:webHidden/>
              </w:rPr>
              <w:fldChar w:fldCharType="begin"/>
            </w:r>
            <w:r w:rsidR="00022A8C">
              <w:rPr>
                <w:noProof/>
                <w:webHidden/>
              </w:rPr>
              <w:instrText xml:space="preserve"> PAGEREF _Toc436647490 \h </w:instrText>
            </w:r>
          </w:ins>
          <w:r>
            <w:rPr>
              <w:noProof/>
              <w:webHidden/>
            </w:rPr>
          </w:r>
          <w:r>
            <w:rPr>
              <w:noProof/>
              <w:webHidden/>
            </w:rPr>
            <w:fldChar w:fldCharType="separate"/>
          </w:r>
          <w:ins w:id="84" w:author="rewjs" w:date="2015-11-30T11:48:00Z">
            <w:r w:rsidR="00022A8C">
              <w:rPr>
                <w:noProof/>
                <w:webHidden/>
              </w:rPr>
              <w:t>47</w:t>
            </w:r>
            <w:r>
              <w:rPr>
                <w:noProof/>
                <w:webHidden/>
              </w:rPr>
              <w:fldChar w:fldCharType="end"/>
            </w:r>
            <w:r w:rsidRPr="00D7183C">
              <w:rPr>
                <w:rStyle w:val="Hyperlink"/>
                <w:noProof/>
              </w:rPr>
              <w:fldChar w:fldCharType="end"/>
            </w:r>
          </w:ins>
        </w:p>
        <w:p w:rsidR="00022A8C" w:rsidRDefault="00432BB9">
          <w:pPr>
            <w:pStyle w:val="TOC3"/>
            <w:tabs>
              <w:tab w:val="left" w:pos="1320"/>
              <w:tab w:val="right" w:leader="dot" w:pos="9350"/>
            </w:tabs>
            <w:rPr>
              <w:ins w:id="85" w:author="rewjs" w:date="2015-11-30T11:48:00Z"/>
              <w:rFonts w:asciiTheme="minorHAnsi" w:eastAsiaTheme="minorEastAsia" w:hAnsiTheme="minorHAnsi" w:cstheme="minorBidi"/>
              <w:noProof/>
              <w:sz w:val="22"/>
              <w:szCs w:val="22"/>
            </w:rPr>
          </w:pPr>
          <w:ins w:id="86" w:author="rewjs" w:date="2015-11-30T11:48:00Z">
            <w:r w:rsidRPr="00D7183C">
              <w:rPr>
                <w:rStyle w:val="Hyperlink"/>
                <w:noProof/>
              </w:rPr>
              <w:fldChar w:fldCharType="begin"/>
            </w:r>
            <w:r w:rsidR="00022A8C" w:rsidRPr="00D7183C">
              <w:rPr>
                <w:rStyle w:val="Hyperlink"/>
                <w:noProof/>
              </w:rPr>
              <w:instrText xml:space="preserve"> </w:instrText>
            </w:r>
            <w:r w:rsidR="00022A8C">
              <w:rPr>
                <w:noProof/>
              </w:rPr>
              <w:instrText>HYPERLINK \l "_Toc436647491"</w:instrText>
            </w:r>
            <w:r w:rsidR="00022A8C" w:rsidRPr="00D7183C">
              <w:rPr>
                <w:rStyle w:val="Hyperlink"/>
                <w:noProof/>
              </w:rPr>
              <w:instrText xml:space="preserve"> </w:instrText>
            </w:r>
            <w:r w:rsidRPr="00D7183C">
              <w:rPr>
                <w:rStyle w:val="Hyperlink"/>
                <w:noProof/>
              </w:rPr>
              <w:fldChar w:fldCharType="separate"/>
            </w:r>
            <w:r w:rsidR="00022A8C" w:rsidRPr="00D7183C">
              <w:rPr>
                <w:rStyle w:val="Hyperlink"/>
                <w:noProof/>
              </w:rPr>
              <w:t>3.3.1</w:t>
            </w:r>
            <w:r w:rsidR="00022A8C">
              <w:rPr>
                <w:rFonts w:asciiTheme="minorHAnsi" w:eastAsiaTheme="minorEastAsia" w:hAnsiTheme="minorHAnsi" w:cstheme="minorBidi"/>
                <w:noProof/>
                <w:sz w:val="22"/>
                <w:szCs w:val="22"/>
              </w:rPr>
              <w:tab/>
            </w:r>
            <w:r w:rsidR="00022A8C" w:rsidRPr="00D7183C">
              <w:rPr>
                <w:rStyle w:val="Hyperlink"/>
                <w:noProof/>
              </w:rPr>
              <w:t>SQL Client</w:t>
            </w:r>
            <w:r w:rsidR="00022A8C">
              <w:rPr>
                <w:noProof/>
                <w:webHidden/>
              </w:rPr>
              <w:tab/>
            </w:r>
            <w:r>
              <w:rPr>
                <w:noProof/>
                <w:webHidden/>
              </w:rPr>
              <w:fldChar w:fldCharType="begin"/>
            </w:r>
            <w:r w:rsidR="00022A8C">
              <w:rPr>
                <w:noProof/>
                <w:webHidden/>
              </w:rPr>
              <w:instrText xml:space="preserve"> PAGEREF _Toc436647491 \h </w:instrText>
            </w:r>
          </w:ins>
          <w:r>
            <w:rPr>
              <w:noProof/>
              <w:webHidden/>
            </w:rPr>
          </w:r>
          <w:r>
            <w:rPr>
              <w:noProof/>
              <w:webHidden/>
            </w:rPr>
            <w:fldChar w:fldCharType="separate"/>
          </w:r>
          <w:ins w:id="87" w:author="rewjs" w:date="2015-11-30T11:48:00Z">
            <w:r w:rsidR="00022A8C">
              <w:rPr>
                <w:noProof/>
                <w:webHidden/>
              </w:rPr>
              <w:t>47</w:t>
            </w:r>
            <w:r>
              <w:rPr>
                <w:noProof/>
                <w:webHidden/>
              </w:rPr>
              <w:fldChar w:fldCharType="end"/>
            </w:r>
            <w:r w:rsidRPr="00D7183C">
              <w:rPr>
                <w:rStyle w:val="Hyperlink"/>
                <w:noProof/>
              </w:rPr>
              <w:fldChar w:fldCharType="end"/>
            </w:r>
          </w:ins>
        </w:p>
        <w:p w:rsidR="003C3B4F" w:rsidDel="00022A8C" w:rsidRDefault="00432BB9">
          <w:pPr>
            <w:pStyle w:val="TOC1"/>
            <w:tabs>
              <w:tab w:val="right" w:leader="dot" w:pos="9350"/>
            </w:tabs>
            <w:rPr>
              <w:del w:id="88" w:author="rewjs" w:date="2015-11-30T11:48:00Z"/>
              <w:rFonts w:asciiTheme="minorHAnsi" w:eastAsiaTheme="minorEastAsia" w:hAnsiTheme="minorHAnsi" w:cstheme="minorBidi"/>
              <w:noProof/>
              <w:sz w:val="22"/>
              <w:szCs w:val="22"/>
            </w:rPr>
          </w:pPr>
          <w:del w:id="89" w:author="rewjs" w:date="2015-11-30T11:48:00Z">
            <w:r w:rsidRPr="00432BB9">
              <w:rPr>
                <w:rPrChange w:id="90" w:author="rewjs" w:date="2015-11-30T11:48:00Z">
                  <w:rPr>
                    <w:rStyle w:val="Hyperlink"/>
                    <w:noProof/>
                  </w:rPr>
                </w:rPrChange>
              </w:rPr>
              <w:delText>Revision History</w:delText>
            </w:r>
            <w:r w:rsidR="003C3B4F" w:rsidDel="00022A8C">
              <w:rPr>
                <w:noProof/>
                <w:webHidden/>
              </w:rPr>
              <w:tab/>
              <w:delText>i</w:delText>
            </w:r>
          </w:del>
        </w:p>
        <w:p w:rsidR="003C3B4F" w:rsidDel="00022A8C" w:rsidRDefault="00432BB9">
          <w:pPr>
            <w:pStyle w:val="TOC1"/>
            <w:tabs>
              <w:tab w:val="right" w:leader="dot" w:pos="9350"/>
            </w:tabs>
            <w:rPr>
              <w:del w:id="91" w:author="rewjs" w:date="2015-11-30T11:48:00Z"/>
              <w:rFonts w:asciiTheme="minorHAnsi" w:eastAsiaTheme="minorEastAsia" w:hAnsiTheme="minorHAnsi" w:cstheme="minorBidi"/>
              <w:noProof/>
              <w:sz w:val="22"/>
              <w:szCs w:val="22"/>
            </w:rPr>
          </w:pPr>
          <w:del w:id="92" w:author="rewjs" w:date="2015-11-30T11:48:00Z">
            <w:r w:rsidRPr="00432BB9">
              <w:rPr>
                <w:rPrChange w:id="93" w:author="rewjs" w:date="2015-11-30T11:48:00Z">
                  <w:rPr>
                    <w:rStyle w:val="Hyperlink"/>
                    <w:noProof/>
                  </w:rPr>
                </w:rPrChange>
              </w:rPr>
              <w:delText>Table of Contents</w:delText>
            </w:r>
            <w:r w:rsidR="003C3B4F" w:rsidDel="00022A8C">
              <w:rPr>
                <w:noProof/>
                <w:webHidden/>
              </w:rPr>
              <w:tab/>
              <w:delText>iii</w:delText>
            </w:r>
          </w:del>
        </w:p>
        <w:p w:rsidR="003C3B4F" w:rsidDel="00022A8C" w:rsidRDefault="00432BB9">
          <w:pPr>
            <w:pStyle w:val="TOC1"/>
            <w:tabs>
              <w:tab w:val="left" w:pos="480"/>
              <w:tab w:val="right" w:leader="dot" w:pos="9350"/>
            </w:tabs>
            <w:rPr>
              <w:del w:id="94" w:author="rewjs" w:date="2015-11-30T11:48:00Z"/>
              <w:rFonts w:asciiTheme="minorHAnsi" w:eastAsiaTheme="minorEastAsia" w:hAnsiTheme="minorHAnsi" w:cstheme="minorBidi"/>
              <w:noProof/>
              <w:sz w:val="22"/>
              <w:szCs w:val="22"/>
            </w:rPr>
          </w:pPr>
          <w:del w:id="95" w:author="rewjs" w:date="2015-11-30T11:48:00Z">
            <w:r w:rsidRPr="00432BB9">
              <w:rPr>
                <w:rPrChange w:id="96" w:author="rewjs" w:date="2015-11-30T11:48:00Z">
                  <w:rPr>
                    <w:rStyle w:val="Hyperlink"/>
                    <w:noProof/>
                  </w:rPr>
                </w:rPrChange>
              </w:rPr>
              <w:delText>1</w:delText>
            </w:r>
            <w:r w:rsidR="003C3B4F" w:rsidDel="00022A8C">
              <w:rPr>
                <w:rFonts w:asciiTheme="minorHAnsi" w:eastAsiaTheme="minorEastAsia" w:hAnsiTheme="minorHAnsi" w:cstheme="minorBidi"/>
                <w:noProof/>
                <w:sz w:val="22"/>
                <w:szCs w:val="22"/>
              </w:rPr>
              <w:tab/>
            </w:r>
            <w:r w:rsidRPr="00432BB9">
              <w:rPr>
                <w:rPrChange w:id="97" w:author="rewjs" w:date="2015-11-30T11:48:00Z">
                  <w:rPr>
                    <w:rStyle w:val="Hyperlink"/>
                    <w:noProof/>
                  </w:rPr>
                </w:rPrChange>
              </w:rPr>
              <w:delText>Introduction</w:delText>
            </w:r>
            <w:r w:rsidR="003C3B4F" w:rsidDel="00022A8C">
              <w:rPr>
                <w:noProof/>
                <w:webHidden/>
              </w:rPr>
              <w:tab/>
              <w:delText>1</w:delText>
            </w:r>
          </w:del>
        </w:p>
        <w:p w:rsidR="003C3B4F" w:rsidDel="00022A8C" w:rsidRDefault="00432BB9">
          <w:pPr>
            <w:pStyle w:val="TOC2"/>
            <w:tabs>
              <w:tab w:val="left" w:pos="880"/>
              <w:tab w:val="right" w:leader="dot" w:pos="9350"/>
            </w:tabs>
            <w:rPr>
              <w:del w:id="98" w:author="rewjs" w:date="2015-11-30T11:48:00Z"/>
              <w:rFonts w:asciiTheme="minorHAnsi" w:eastAsiaTheme="minorEastAsia" w:hAnsiTheme="minorHAnsi" w:cstheme="minorBidi"/>
              <w:noProof/>
              <w:sz w:val="22"/>
              <w:szCs w:val="22"/>
            </w:rPr>
          </w:pPr>
          <w:del w:id="99" w:author="rewjs" w:date="2015-11-30T11:48:00Z">
            <w:r w:rsidRPr="00432BB9">
              <w:rPr>
                <w:rPrChange w:id="100" w:author="rewjs" w:date="2015-11-30T11:48:00Z">
                  <w:rPr>
                    <w:rStyle w:val="Hyperlink"/>
                    <w:noProof/>
                  </w:rPr>
                </w:rPrChange>
              </w:rPr>
              <w:delText>1.1</w:delText>
            </w:r>
            <w:r w:rsidR="003C3B4F" w:rsidDel="00022A8C">
              <w:rPr>
                <w:rFonts w:asciiTheme="minorHAnsi" w:eastAsiaTheme="minorEastAsia" w:hAnsiTheme="minorHAnsi" w:cstheme="minorBidi"/>
                <w:noProof/>
                <w:sz w:val="22"/>
                <w:szCs w:val="22"/>
              </w:rPr>
              <w:tab/>
            </w:r>
            <w:r w:rsidRPr="00432BB9">
              <w:rPr>
                <w:rPrChange w:id="101" w:author="rewjs" w:date="2015-11-30T11:48:00Z">
                  <w:rPr>
                    <w:rStyle w:val="Hyperlink"/>
                    <w:noProof/>
                  </w:rPr>
                </w:rPrChange>
              </w:rPr>
              <w:delText>Purpose</w:delText>
            </w:r>
            <w:r w:rsidR="003C3B4F" w:rsidDel="00022A8C">
              <w:rPr>
                <w:noProof/>
                <w:webHidden/>
              </w:rPr>
              <w:tab/>
              <w:delText>1</w:delText>
            </w:r>
          </w:del>
        </w:p>
        <w:p w:rsidR="003C3B4F" w:rsidDel="00022A8C" w:rsidRDefault="00432BB9">
          <w:pPr>
            <w:pStyle w:val="TOC2"/>
            <w:tabs>
              <w:tab w:val="left" w:pos="880"/>
              <w:tab w:val="right" w:leader="dot" w:pos="9350"/>
            </w:tabs>
            <w:rPr>
              <w:del w:id="102" w:author="rewjs" w:date="2015-11-30T11:48:00Z"/>
              <w:rFonts w:asciiTheme="minorHAnsi" w:eastAsiaTheme="minorEastAsia" w:hAnsiTheme="minorHAnsi" w:cstheme="minorBidi"/>
              <w:noProof/>
              <w:sz w:val="22"/>
              <w:szCs w:val="22"/>
            </w:rPr>
          </w:pPr>
          <w:del w:id="103" w:author="rewjs" w:date="2015-11-30T11:48:00Z">
            <w:r w:rsidRPr="00432BB9">
              <w:rPr>
                <w:rPrChange w:id="104" w:author="rewjs" w:date="2015-11-30T11:48:00Z">
                  <w:rPr>
                    <w:rStyle w:val="Hyperlink"/>
                    <w:noProof/>
                  </w:rPr>
                </w:rPrChange>
              </w:rPr>
              <w:delText>1.1</w:delText>
            </w:r>
            <w:r w:rsidR="003C3B4F" w:rsidDel="00022A8C">
              <w:rPr>
                <w:rFonts w:asciiTheme="minorHAnsi" w:eastAsiaTheme="minorEastAsia" w:hAnsiTheme="minorHAnsi" w:cstheme="minorBidi"/>
                <w:noProof/>
                <w:sz w:val="22"/>
                <w:szCs w:val="22"/>
              </w:rPr>
              <w:tab/>
            </w:r>
            <w:r w:rsidRPr="00432BB9">
              <w:rPr>
                <w:rPrChange w:id="105" w:author="rewjs" w:date="2015-11-30T11:48:00Z">
                  <w:rPr>
                    <w:rStyle w:val="Hyperlink"/>
                    <w:noProof/>
                  </w:rPr>
                </w:rPrChange>
              </w:rPr>
              <w:delText>Scope</w:delText>
            </w:r>
            <w:r w:rsidR="003C3B4F" w:rsidDel="00022A8C">
              <w:rPr>
                <w:noProof/>
                <w:webHidden/>
              </w:rPr>
              <w:tab/>
              <w:delText>1</w:delText>
            </w:r>
          </w:del>
        </w:p>
        <w:p w:rsidR="003C3B4F" w:rsidDel="00022A8C" w:rsidRDefault="00432BB9">
          <w:pPr>
            <w:pStyle w:val="TOC2"/>
            <w:tabs>
              <w:tab w:val="left" w:pos="880"/>
              <w:tab w:val="right" w:leader="dot" w:pos="9350"/>
            </w:tabs>
            <w:rPr>
              <w:del w:id="106" w:author="rewjs" w:date="2015-11-30T11:48:00Z"/>
              <w:rFonts w:asciiTheme="minorHAnsi" w:eastAsiaTheme="minorEastAsia" w:hAnsiTheme="minorHAnsi" w:cstheme="minorBidi"/>
              <w:noProof/>
              <w:sz w:val="22"/>
              <w:szCs w:val="22"/>
            </w:rPr>
          </w:pPr>
          <w:del w:id="107" w:author="rewjs" w:date="2015-11-30T11:48:00Z">
            <w:r w:rsidRPr="00432BB9">
              <w:rPr>
                <w:rPrChange w:id="108" w:author="rewjs" w:date="2015-11-30T11:48:00Z">
                  <w:rPr>
                    <w:rStyle w:val="Hyperlink"/>
                    <w:noProof/>
                  </w:rPr>
                </w:rPrChange>
              </w:rPr>
              <w:delText>1.2</w:delText>
            </w:r>
            <w:r w:rsidR="003C3B4F" w:rsidDel="00022A8C">
              <w:rPr>
                <w:rFonts w:asciiTheme="minorHAnsi" w:eastAsiaTheme="minorEastAsia" w:hAnsiTheme="minorHAnsi" w:cstheme="minorBidi"/>
                <w:noProof/>
                <w:sz w:val="22"/>
                <w:szCs w:val="22"/>
              </w:rPr>
              <w:tab/>
            </w:r>
            <w:r w:rsidRPr="00432BB9">
              <w:rPr>
                <w:rPrChange w:id="109" w:author="rewjs" w:date="2015-11-30T11:48:00Z">
                  <w:rPr>
                    <w:rStyle w:val="Hyperlink"/>
                    <w:noProof/>
                  </w:rPr>
                </w:rPrChange>
              </w:rPr>
              <w:delText>Definitions, Acronyms, and Abbreviations</w:delText>
            </w:r>
            <w:r w:rsidR="003C3B4F" w:rsidDel="00022A8C">
              <w:rPr>
                <w:noProof/>
                <w:webHidden/>
              </w:rPr>
              <w:tab/>
              <w:delText>2</w:delText>
            </w:r>
          </w:del>
        </w:p>
        <w:p w:rsidR="003C3B4F" w:rsidDel="00022A8C" w:rsidRDefault="00432BB9">
          <w:pPr>
            <w:pStyle w:val="TOC2"/>
            <w:tabs>
              <w:tab w:val="left" w:pos="880"/>
              <w:tab w:val="right" w:leader="dot" w:pos="9350"/>
            </w:tabs>
            <w:rPr>
              <w:del w:id="110" w:author="rewjs" w:date="2015-11-30T11:48:00Z"/>
              <w:rFonts w:asciiTheme="minorHAnsi" w:eastAsiaTheme="minorEastAsia" w:hAnsiTheme="minorHAnsi" w:cstheme="minorBidi"/>
              <w:noProof/>
              <w:sz w:val="22"/>
              <w:szCs w:val="22"/>
            </w:rPr>
          </w:pPr>
          <w:del w:id="111" w:author="rewjs" w:date="2015-11-30T11:48:00Z">
            <w:r w:rsidRPr="00432BB9">
              <w:rPr>
                <w:rPrChange w:id="112" w:author="rewjs" w:date="2015-11-30T11:48:00Z">
                  <w:rPr>
                    <w:rStyle w:val="Hyperlink"/>
                    <w:noProof/>
                  </w:rPr>
                </w:rPrChange>
              </w:rPr>
              <w:delText>1.3</w:delText>
            </w:r>
            <w:r w:rsidR="003C3B4F" w:rsidDel="00022A8C">
              <w:rPr>
                <w:rFonts w:asciiTheme="minorHAnsi" w:eastAsiaTheme="minorEastAsia" w:hAnsiTheme="minorHAnsi" w:cstheme="minorBidi"/>
                <w:noProof/>
                <w:sz w:val="22"/>
                <w:szCs w:val="22"/>
              </w:rPr>
              <w:tab/>
            </w:r>
            <w:r w:rsidRPr="00432BB9">
              <w:rPr>
                <w:rPrChange w:id="113" w:author="rewjs" w:date="2015-11-30T11:48:00Z">
                  <w:rPr>
                    <w:rStyle w:val="Hyperlink"/>
                    <w:noProof/>
                  </w:rPr>
                </w:rPrChange>
              </w:rPr>
              <w:delText>References</w:delText>
            </w:r>
            <w:r w:rsidR="003C3B4F" w:rsidDel="00022A8C">
              <w:rPr>
                <w:noProof/>
                <w:webHidden/>
              </w:rPr>
              <w:tab/>
              <w:delText>3</w:delText>
            </w:r>
          </w:del>
        </w:p>
        <w:p w:rsidR="003C3B4F" w:rsidDel="00022A8C" w:rsidRDefault="00432BB9">
          <w:pPr>
            <w:pStyle w:val="TOC2"/>
            <w:tabs>
              <w:tab w:val="left" w:pos="880"/>
              <w:tab w:val="right" w:leader="dot" w:pos="9350"/>
            </w:tabs>
            <w:rPr>
              <w:del w:id="114" w:author="rewjs" w:date="2015-11-30T11:48:00Z"/>
              <w:rFonts w:asciiTheme="minorHAnsi" w:eastAsiaTheme="minorEastAsia" w:hAnsiTheme="minorHAnsi" w:cstheme="minorBidi"/>
              <w:noProof/>
              <w:sz w:val="22"/>
              <w:szCs w:val="22"/>
            </w:rPr>
          </w:pPr>
          <w:del w:id="115" w:author="rewjs" w:date="2015-11-30T11:48:00Z">
            <w:r w:rsidRPr="00432BB9">
              <w:rPr>
                <w:rPrChange w:id="116" w:author="rewjs" w:date="2015-11-30T11:48:00Z">
                  <w:rPr>
                    <w:rStyle w:val="Hyperlink"/>
                    <w:noProof/>
                  </w:rPr>
                </w:rPrChange>
              </w:rPr>
              <w:delText>1.4</w:delText>
            </w:r>
            <w:r w:rsidR="003C3B4F" w:rsidDel="00022A8C">
              <w:rPr>
                <w:rFonts w:asciiTheme="minorHAnsi" w:eastAsiaTheme="minorEastAsia" w:hAnsiTheme="minorHAnsi" w:cstheme="minorBidi"/>
                <w:noProof/>
                <w:sz w:val="22"/>
                <w:szCs w:val="22"/>
              </w:rPr>
              <w:tab/>
            </w:r>
            <w:r w:rsidRPr="00432BB9">
              <w:rPr>
                <w:rPrChange w:id="117" w:author="rewjs" w:date="2015-11-30T11:48:00Z">
                  <w:rPr>
                    <w:rStyle w:val="Hyperlink"/>
                    <w:noProof/>
                  </w:rPr>
                </w:rPrChange>
              </w:rPr>
              <w:delText>Overview</w:delText>
            </w:r>
            <w:r w:rsidR="003C3B4F" w:rsidDel="00022A8C">
              <w:rPr>
                <w:noProof/>
                <w:webHidden/>
              </w:rPr>
              <w:tab/>
              <w:delText>3</w:delText>
            </w:r>
          </w:del>
        </w:p>
        <w:p w:rsidR="003C3B4F" w:rsidDel="00022A8C" w:rsidRDefault="00432BB9">
          <w:pPr>
            <w:pStyle w:val="TOC2"/>
            <w:tabs>
              <w:tab w:val="left" w:pos="880"/>
              <w:tab w:val="right" w:leader="dot" w:pos="9350"/>
            </w:tabs>
            <w:rPr>
              <w:del w:id="118" w:author="rewjs" w:date="2015-11-30T11:48:00Z"/>
              <w:rFonts w:asciiTheme="minorHAnsi" w:eastAsiaTheme="minorEastAsia" w:hAnsiTheme="minorHAnsi" w:cstheme="minorBidi"/>
              <w:noProof/>
              <w:sz w:val="22"/>
              <w:szCs w:val="22"/>
            </w:rPr>
          </w:pPr>
          <w:del w:id="119" w:author="rewjs" w:date="2015-11-30T11:48:00Z">
            <w:r w:rsidRPr="00432BB9">
              <w:rPr>
                <w:rPrChange w:id="120" w:author="rewjs" w:date="2015-11-30T11:48:00Z">
                  <w:rPr>
                    <w:rStyle w:val="Hyperlink"/>
                    <w:noProof/>
                  </w:rPr>
                </w:rPrChange>
              </w:rPr>
              <w:delText>1.5</w:delText>
            </w:r>
            <w:r w:rsidR="003C3B4F" w:rsidDel="00022A8C">
              <w:rPr>
                <w:rFonts w:asciiTheme="minorHAnsi" w:eastAsiaTheme="minorEastAsia" w:hAnsiTheme="minorHAnsi" w:cstheme="minorBidi"/>
                <w:noProof/>
                <w:sz w:val="22"/>
                <w:szCs w:val="22"/>
              </w:rPr>
              <w:tab/>
            </w:r>
            <w:r w:rsidRPr="00432BB9">
              <w:rPr>
                <w:rPrChange w:id="121" w:author="rewjs" w:date="2015-11-30T11:48:00Z">
                  <w:rPr>
                    <w:rStyle w:val="Hyperlink"/>
                    <w:noProof/>
                  </w:rPr>
                </w:rPrChange>
              </w:rPr>
              <w:delText>Application Framework</w:delText>
            </w:r>
            <w:r w:rsidR="003C3B4F" w:rsidDel="00022A8C">
              <w:rPr>
                <w:noProof/>
                <w:webHidden/>
              </w:rPr>
              <w:tab/>
              <w:delText>3</w:delText>
            </w:r>
          </w:del>
        </w:p>
        <w:p w:rsidR="003C3B4F" w:rsidDel="00022A8C" w:rsidRDefault="00432BB9">
          <w:pPr>
            <w:pStyle w:val="TOC1"/>
            <w:tabs>
              <w:tab w:val="left" w:pos="480"/>
              <w:tab w:val="right" w:leader="dot" w:pos="9350"/>
            </w:tabs>
            <w:rPr>
              <w:del w:id="122" w:author="rewjs" w:date="2015-11-30T11:48:00Z"/>
              <w:rFonts w:asciiTheme="minorHAnsi" w:eastAsiaTheme="minorEastAsia" w:hAnsiTheme="minorHAnsi" w:cstheme="minorBidi"/>
              <w:noProof/>
              <w:sz w:val="22"/>
              <w:szCs w:val="22"/>
            </w:rPr>
          </w:pPr>
          <w:del w:id="123" w:author="rewjs" w:date="2015-11-30T11:48:00Z">
            <w:r w:rsidRPr="00432BB9">
              <w:rPr>
                <w:rPrChange w:id="124" w:author="rewjs" w:date="2015-11-30T11:48:00Z">
                  <w:rPr>
                    <w:rStyle w:val="Hyperlink"/>
                    <w:noProof/>
                  </w:rPr>
                </w:rPrChange>
              </w:rPr>
              <w:delText>2</w:delText>
            </w:r>
            <w:r w:rsidR="003C3B4F" w:rsidDel="00022A8C">
              <w:rPr>
                <w:rFonts w:asciiTheme="minorHAnsi" w:eastAsiaTheme="minorEastAsia" w:hAnsiTheme="minorHAnsi" w:cstheme="minorBidi"/>
                <w:noProof/>
                <w:sz w:val="22"/>
                <w:szCs w:val="22"/>
              </w:rPr>
              <w:tab/>
            </w:r>
            <w:r w:rsidRPr="00432BB9">
              <w:rPr>
                <w:rPrChange w:id="125" w:author="rewjs" w:date="2015-11-30T11:48:00Z">
                  <w:rPr>
                    <w:rStyle w:val="Hyperlink"/>
                    <w:noProof/>
                  </w:rPr>
                </w:rPrChange>
              </w:rPr>
              <w:delText>System Architecture Description</w:delText>
            </w:r>
            <w:r w:rsidR="003C3B4F" w:rsidDel="00022A8C">
              <w:rPr>
                <w:noProof/>
                <w:webHidden/>
              </w:rPr>
              <w:tab/>
              <w:delText>3</w:delText>
            </w:r>
          </w:del>
        </w:p>
        <w:p w:rsidR="003C3B4F" w:rsidDel="00022A8C" w:rsidRDefault="00432BB9">
          <w:pPr>
            <w:pStyle w:val="TOC2"/>
            <w:tabs>
              <w:tab w:val="left" w:pos="880"/>
              <w:tab w:val="right" w:leader="dot" w:pos="9350"/>
            </w:tabs>
            <w:rPr>
              <w:del w:id="126" w:author="rewjs" w:date="2015-11-30T11:48:00Z"/>
              <w:rFonts w:asciiTheme="minorHAnsi" w:eastAsiaTheme="minorEastAsia" w:hAnsiTheme="minorHAnsi" w:cstheme="minorBidi"/>
              <w:noProof/>
              <w:sz w:val="22"/>
              <w:szCs w:val="22"/>
            </w:rPr>
          </w:pPr>
          <w:del w:id="127" w:author="rewjs" w:date="2015-11-30T11:48:00Z">
            <w:r w:rsidRPr="00432BB9">
              <w:rPr>
                <w:rPrChange w:id="128" w:author="rewjs" w:date="2015-11-30T11:48:00Z">
                  <w:rPr>
                    <w:rStyle w:val="Hyperlink"/>
                    <w:noProof/>
                  </w:rPr>
                </w:rPrChange>
              </w:rPr>
              <w:delText>2.1</w:delText>
            </w:r>
            <w:r w:rsidR="003C3B4F" w:rsidDel="00022A8C">
              <w:rPr>
                <w:rFonts w:asciiTheme="minorHAnsi" w:eastAsiaTheme="minorEastAsia" w:hAnsiTheme="minorHAnsi" w:cstheme="minorBidi"/>
                <w:noProof/>
                <w:sz w:val="22"/>
                <w:szCs w:val="22"/>
              </w:rPr>
              <w:tab/>
            </w:r>
            <w:r w:rsidRPr="00432BB9">
              <w:rPr>
                <w:rPrChange w:id="129" w:author="rewjs" w:date="2015-11-30T11:48:00Z">
                  <w:rPr>
                    <w:rStyle w:val="Hyperlink"/>
                    <w:noProof/>
                  </w:rPr>
                </w:rPrChange>
              </w:rPr>
              <w:delText>Overview of Components</w:delText>
            </w:r>
            <w:r w:rsidR="003C3B4F" w:rsidDel="00022A8C">
              <w:rPr>
                <w:noProof/>
                <w:webHidden/>
              </w:rPr>
              <w:tab/>
              <w:delText>3</w:delText>
            </w:r>
          </w:del>
        </w:p>
        <w:p w:rsidR="003C3B4F" w:rsidDel="00022A8C" w:rsidRDefault="00432BB9">
          <w:pPr>
            <w:pStyle w:val="TOC2"/>
            <w:tabs>
              <w:tab w:val="left" w:pos="880"/>
              <w:tab w:val="right" w:leader="dot" w:pos="9350"/>
            </w:tabs>
            <w:rPr>
              <w:del w:id="130" w:author="rewjs" w:date="2015-11-30T11:48:00Z"/>
              <w:rFonts w:asciiTheme="minorHAnsi" w:eastAsiaTheme="minorEastAsia" w:hAnsiTheme="minorHAnsi" w:cstheme="minorBidi"/>
              <w:noProof/>
              <w:sz w:val="22"/>
              <w:szCs w:val="22"/>
            </w:rPr>
          </w:pPr>
          <w:del w:id="131" w:author="rewjs" w:date="2015-11-30T11:48:00Z">
            <w:r w:rsidRPr="00432BB9">
              <w:rPr>
                <w:rPrChange w:id="132" w:author="rewjs" w:date="2015-11-30T11:48:00Z">
                  <w:rPr>
                    <w:rStyle w:val="Hyperlink"/>
                    <w:noProof/>
                  </w:rPr>
                </w:rPrChange>
              </w:rPr>
              <w:delText>2.2</w:delText>
            </w:r>
            <w:r w:rsidR="003C3B4F" w:rsidDel="00022A8C">
              <w:rPr>
                <w:rFonts w:asciiTheme="minorHAnsi" w:eastAsiaTheme="minorEastAsia" w:hAnsiTheme="minorHAnsi" w:cstheme="minorBidi"/>
                <w:noProof/>
                <w:sz w:val="22"/>
                <w:szCs w:val="22"/>
              </w:rPr>
              <w:tab/>
            </w:r>
            <w:r w:rsidRPr="00432BB9">
              <w:rPr>
                <w:rPrChange w:id="133" w:author="rewjs" w:date="2015-11-30T11:48:00Z">
                  <w:rPr>
                    <w:rStyle w:val="Hyperlink"/>
                    <w:noProof/>
                  </w:rPr>
                </w:rPrChange>
              </w:rPr>
              <w:delText>Structure and Relationships</w:delText>
            </w:r>
            <w:r w:rsidR="003C3B4F" w:rsidDel="00022A8C">
              <w:rPr>
                <w:noProof/>
                <w:webHidden/>
              </w:rPr>
              <w:tab/>
              <w:delText>5</w:delText>
            </w:r>
          </w:del>
        </w:p>
        <w:p w:rsidR="003C3B4F" w:rsidDel="00022A8C" w:rsidRDefault="00432BB9">
          <w:pPr>
            <w:pStyle w:val="TOC3"/>
            <w:tabs>
              <w:tab w:val="left" w:pos="1320"/>
              <w:tab w:val="right" w:leader="dot" w:pos="9350"/>
            </w:tabs>
            <w:rPr>
              <w:del w:id="134" w:author="rewjs" w:date="2015-11-30T11:48:00Z"/>
              <w:rFonts w:asciiTheme="minorHAnsi" w:eastAsiaTheme="minorEastAsia" w:hAnsiTheme="minorHAnsi" w:cstheme="minorBidi"/>
              <w:noProof/>
              <w:sz w:val="22"/>
              <w:szCs w:val="22"/>
            </w:rPr>
          </w:pPr>
          <w:del w:id="135" w:author="rewjs" w:date="2015-11-30T11:48:00Z">
            <w:r w:rsidRPr="00432BB9">
              <w:rPr>
                <w:rPrChange w:id="136" w:author="rewjs" w:date="2015-11-30T11:48:00Z">
                  <w:rPr>
                    <w:rStyle w:val="Hyperlink"/>
                    <w:noProof/>
                  </w:rPr>
                </w:rPrChange>
              </w:rPr>
              <w:delText>2.2.1</w:delText>
            </w:r>
            <w:r w:rsidR="003C3B4F" w:rsidDel="00022A8C">
              <w:rPr>
                <w:rFonts w:asciiTheme="minorHAnsi" w:eastAsiaTheme="minorEastAsia" w:hAnsiTheme="minorHAnsi" w:cstheme="minorBidi"/>
                <w:noProof/>
                <w:sz w:val="22"/>
                <w:szCs w:val="22"/>
              </w:rPr>
              <w:tab/>
            </w:r>
            <w:r w:rsidRPr="00432BB9">
              <w:rPr>
                <w:rPrChange w:id="137" w:author="rewjs" w:date="2015-11-30T11:48:00Z">
                  <w:rPr>
                    <w:rStyle w:val="Hyperlink"/>
                    <w:noProof/>
                  </w:rPr>
                </w:rPrChange>
              </w:rPr>
              <w:delText>Data Ingestion</w:delText>
            </w:r>
            <w:r w:rsidR="003C3B4F" w:rsidDel="00022A8C">
              <w:rPr>
                <w:noProof/>
                <w:webHidden/>
              </w:rPr>
              <w:tab/>
              <w:delText>5</w:delText>
            </w:r>
          </w:del>
        </w:p>
        <w:p w:rsidR="003C3B4F" w:rsidDel="00022A8C" w:rsidRDefault="00432BB9">
          <w:pPr>
            <w:pStyle w:val="TOC3"/>
            <w:tabs>
              <w:tab w:val="left" w:pos="1320"/>
              <w:tab w:val="right" w:leader="dot" w:pos="9350"/>
            </w:tabs>
            <w:rPr>
              <w:del w:id="138" w:author="rewjs" w:date="2015-11-30T11:48:00Z"/>
              <w:rFonts w:asciiTheme="minorHAnsi" w:eastAsiaTheme="minorEastAsia" w:hAnsiTheme="minorHAnsi" w:cstheme="minorBidi"/>
              <w:noProof/>
              <w:sz w:val="22"/>
              <w:szCs w:val="22"/>
            </w:rPr>
          </w:pPr>
          <w:del w:id="139" w:author="rewjs" w:date="2015-11-30T11:48:00Z">
            <w:r w:rsidRPr="00432BB9">
              <w:rPr>
                <w:rPrChange w:id="140" w:author="rewjs" w:date="2015-11-30T11:48:00Z">
                  <w:rPr>
                    <w:rStyle w:val="Hyperlink"/>
                    <w:noProof/>
                  </w:rPr>
                </w:rPrChange>
              </w:rPr>
              <w:delText>2.2.2</w:delText>
            </w:r>
            <w:r w:rsidR="003C3B4F" w:rsidDel="00022A8C">
              <w:rPr>
                <w:rFonts w:asciiTheme="minorHAnsi" w:eastAsiaTheme="minorEastAsia" w:hAnsiTheme="minorHAnsi" w:cstheme="minorBidi"/>
                <w:noProof/>
                <w:sz w:val="22"/>
                <w:szCs w:val="22"/>
              </w:rPr>
              <w:tab/>
            </w:r>
            <w:r w:rsidRPr="00432BB9">
              <w:rPr>
                <w:rPrChange w:id="141" w:author="rewjs" w:date="2015-11-30T11:48:00Z">
                  <w:rPr>
                    <w:rStyle w:val="Hyperlink"/>
                    <w:noProof/>
                  </w:rPr>
                </w:rPrChange>
              </w:rPr>
              <w:delText>Administrator Tools</w:delText>
            </w:r>
            <w:r w:rsidR="003C3B4F" w:rsidDel="00022A8C">
              <w:rPr>
                <w:noProof/>
                <w:webHidden/>
              </w:rPr>
              <w:tab/>
              <w:delText>6</w:delText>
            </w:r>
          </w:del>
        </w:p>
        <w:p w:rsidR="003C3B4F" w:rsidDel="00022A8C" w:rsidRDefault="00432BB9">
          <w:pPr>
            <w:pStyle w:val="TOC3"/>
            <w:tabs>
              <w:tab w:val="left" w:pos="1320"/>
              <w:tab w:val="right" w:leader="dot" w:pos="9350"/>
            </w:tabs>
            <w:rPr>
              <w:del w:id="142" w:author="rewjs" w:date="2015-11-30T11:48:00Z"/>
              <w:rFonts w:asciiTheme="minorHAnsi" w:eastAsiaTheme="minorEastAsia" w:hAnsiTheme="minorHAnsi" w:cstheme="minorBidi"/>
              <w:noProof/>
              <w:sz w:val="22"/>
              <w:szCs w:val="22"/>
            </w:rPr>
          </w:pPr>
          <w:del w:id="143" w:author="rewjs" w:date="2015-11-30T11:48:00Z">
            <w:r w:rsidRPr="00432BB9">
              <w:rPr>
                <w:rPrChange w:id="144" w:author="rewjs" w:date="2015-11-30T11:48:00Z">
                  <w:rPr>
                    <w:rStyle w:val="Hyperlink"/>
                    <w:noProof/>
                  </w:rPr>
                </w:rPrChange>
              </w:rPr>
              <w:delText>2.2.3</w:delText>
            </w:r>
            <w:r w:rsidR="003C3B4F" w:rsidDel="00022A8C">
              <w:rPr>
                <w:rFonts w:asciiTheme="minorHAnsi" w:eastAsiaTheme="minorEastAsia" w:hAnsiTheme="minorHAnsi" w:cstheme="minorBidi"/>
                <w:noProof/>
                <w:sz w:val="22"/>
                <w:szCs w:val="22"/>
              </w:rPr>
              <w:tab/>
            </w:r>
            <w:r w:rsidRPr="00432BB9">
              <w:rPr>
                <w:rPrChange w:id="145" w:author="rewjs" w:date="2015-11-30T11:48:00Z">
                  <w:rPr>
                    <w:rStyle w:val="Hyperlink"/>
                    <w:noProof/>
                  </w:rPr>
                </w:rPrChange>
              </w:rPr>
              <w:delText>Account Management</w:delText>
            </w:r>
            <w:r w:rsidR="003C3B4F" w:rsidDel="00022A8C">
              <w:rPr>
                <w:noProof/>
                <w:webHidden/>
              </w:rPr>
              <w:tab/>
              <w:delText>8</w:delText>
            </w:r>
          </w:del>
        </w:p>
        <w:p w:rsidR="003C3B4F" w:rsidDel="00022A8C" w:rsidRDefault="00432BB9">
          <w:pPr>
            <w:pStyle w:val="TOC3"/>
            <w:tabs>
              <w:tab w:val="left" w:pos="1320"/>
              <w:tab w:val="right" w:leader="dot" w:pos="9350"/>
            </w:tabs>
            <w:rPr>
              <w:del w:id="146" w:author="rewjs" w:date="2015-11-30T11:48:00Z"/>
              <w:rFonts w:asciiTheme="minorHAnsi" w:eastAsiaTheme="minorEastAsia" w:hAnsiTheme="minorHAnsi" w:cstheme="minorBidi"/>
              <w:noProof/>
              <w:sz w:val="22"/>
              <w:szCs w:val="22"/>
            </w:rPr>
          </w:pPr>
          <w:del w:id="147" w:author="rewjs" w:date="2015-11-30T11:48:00Z">
            <w:r w:rsidRPr="00432BB9">
              <w:rPr>
                <w:rPrChange w:id="148" w:author="rewjs" w:date="2015-11-30T11:48:00Z">
                  <w:rPr>
                    <w:rStyle w:val="Hyperlink"/>
                    <w:noProof/>
                  </w:rPr>
                </w:rPrChange>
              </w:rPr>
              <w:delText>2.2.4</w:delText>
            </w:r>
            <w:r w:rsidR="003C3B4F" w:rsidDel="00022A8C">
              <w:rPr>
                <w:rFonts w:asciiTheme="minorHAnsi" w:eastAsiaTheme="minorEastAsia" w:hAnsiTheme="minorHAnsi" w:cstheme="minorBidi"/>
                <w:noProof/>
                <w:sz w:val="22"/>
                <w:szCs w:val="22"/>
              </w:rPr>
              <w:tab/>
            </w:r>
            <w:r w:rsidRPr="00432BB9">
              <w:rPr>
                <w:rPrChange w:id="149" w:author="rewjs" w:date="2015-11-30T11:48:00Z">
                  <w:rPr>
                    <w:rStyle w:val="Hyperlink"/>
                    <w:noProof/>
                  </w:rPr>
                </w:rPrChange>
              </w:rPr>
              <w:delText>Physician Actions</w:delText>
            </w:r>
            <w:r w:rsidR="003C3B4F" w:rsidDel="00022A8C">
              <w:rPr>
                <w:noProof/>
                <w:webHidden/>
              </w:rPr>
              <w:tab/>
              <w:delText>11</w:delText>
            </w:r>
          </w:del>
        </w:p>
        <w:p w:rsidR="003C3B4F" w:rsidDel="00022A8C" w:rsidRDefault="00432BB9">
          <w:pPr>
            <w:pStyle w:val="TOC3"/>
            <w:tabs>
              <w:tab w:val="left" w:pos="1320"/>
              <w:tab w:val="right" w:leader="dot" w:pos="9350"/>
            </w:tabs>
            <w:rPr>
              <w:del w:id="150" w:author="rewjs" w:date="2015-11-30T11:48:00Z"/>
              <w:rFonts w:asciiTheme="minorHAnsi" w:eastAsiaTheme="minorEastAsia" w:hAnsiTheme="minorHAnsi" w:cstheme="minorBidi"/>
              <w:noProof/>
              <w:sz w:val="22"/>
              <w:szCs w:val="22"/>
            </w:rPr>
          </w:pPr>
          <w:del w:id="151" w:author="rewjs" w:date="2015-11-30T11:48:00Z">
            <w:r w:rsidRPr="00432BB9">
              <w:rPr>
                <w:rPrChange w:id="152" w:author="rewjs" w:date="2015-11-30T11:48:00Z">
                  <w:rPr>
                    <w:rStyle w:val="Hyperlink"/>
                    <w:noProof/>
                  </w:rPr>
                </w:rPrChange>
              </w:rPr>
              <w:delText>2.2.5</w:delText>
            </w:r>
            <w:r w:rsidR="003C3B4F" w:rsidDel="00022A8C">
              <w:rPr>
                <w:rFonts w:asciiTheme="minorHAnsi" w:eastAsiaTheme="minorEastAsia" w:hAnsiTheme="minorHAnsi" w:cstheme="minorBidi"/>
                <w:noProof/>
                <w:sz w:val="22"/>
                <w:szCs w:val="22"/>
              </w:rPr>
              <w:tab/>
            </w:r>
            <w:r w:rsidRPr="00432BB9">
              <w:rPr>
                <w:rPrChange w:id="153" w:author="rewjs" w:date="2015-11-30T11:48:00Z">
                  <w:rPr>
                    <w:rStyle w:val="Hyperlink"/>
                    <w:noProof/>
                  </w:rPr>
                </w:rPrChange>
              </w:rPr>
              <w:delText>Experiment Tools</w:delText>
            </w:r>
            <w:r w:rsidR="003C3B4F" w:rsidDel="00022A8C">
              <w:rPr>
                <w:noProof/>
                <w:webHidden/>
              </w:rPr>
              <w:tab/>
              <w:delText>13</w:delText>
            </w:r>
          </w:del>
        </w:p>
        <w:p w:rsidR="003C3B4F" w:rsidDel="00022A8C" w:rsidRDefault="00432BB9">
          <w:pPr>
            <w:pStyle w:val="TOC2"/>
            <w:tabs>
              <w:tab w:val="left" w:pos="880"/>
              <w:tab w:val="right" w:leader="dot" w:pos="9350"/>
            </w:tabs>
            <w:rPr>
              <w:del w:id="154" w:author="rewjs" w:date="2015-11-30T11:48:00Z"/>
              <w:rFonts w:asciiTheme="minorHAnsi" w:eastAsiaTheme="minorEastAsia" w:hAnsiTheme="minorHAnsi" w:cstheme="minorBidi"/>
              <w:noProof/>
              <w:sz w:val="22"/>
              <w:szCs w:val="22"/>
            </w:rPr>
          </w:pPr>
          <w:del w:id="155" w:author="rewjs" w:date="2015-11-30T11:48:00Z">
            <w:r w:rsidRPr="00432BB9">
              <w:rPr>
                <w:rPrChange w:id="156" w:author="rewjs" w:date="2015-11-30T11:48:00Z">
                  <w:rPr>
                    <w:rStyle w:val="Hyperlink"/>
                    <w:noProof/>
                  </w:rPr>
                </w:rPrChange>
              </w:rPr>
              <w:delText>2.3</w:delText>
            </w:r>
            <w:r w:rsidR="003C3B4F" w:rsidDel="00022A8C">
              <w:rPr>
                <w:rFonts w:asciiTheme="minorHAnsi" w:eastAsiaTheme="minorEastAsia" w:hAnsiTheme="minorHAnsi" w:cstheme="minorBidi"/>
                <w:noProof/>
                <w:sz w:val="22"/>
                <w:szCs w:val="22"/>
              </w:rPr>
              <w:tab/>
            </w:r>
            <w:r w:rsidRPr="00432BB9">
              <w:rPr>
                <w:rPrChange w:id="157" w:author="rewjs" w:date="2015-11-30T11:48:00Z">
                  <w:rPr>
                    <w:rStyle w:val="Hyperlink"/>
                    <w:noProof/>
                  </w:rPr>
                </w:rPrChange>
              </w:rPr>
              <w:delText>Database Schema</w:delText>
            </w:r>
            <w:r w:rsidR="003C3B4F" w:rsidDel="00022A8C">
              <w:rPr>
                <w:noProof/>
                <w:webHidden/>
              </w:rPr>
              <w:tab/>
              <w:delText>16</w:delText>
            </w:r>
          </w:del>
        </w:p>
        <w:p w:rsidR="003C3B4F" w:rsidDel="00022A8C" w:rsidRDefault="00432BB9">
          <w:pPr>
            <w:pStyle w:val="TOC1"/>
            <w:tabs>
              <w:tab w:val="left" w:pos="480"/>
              <w:tab w:val="right" w:leader="dot" w:pos="9350"/>
            </w:tabs>
            <w:rPr>
              <w:del w:id="158" w:author="rewjs" w:date="2015-11-30T11:48:00Z"/>
              <w:rFonts w:asciiTheme="minorHAnsi" w:eastAsiaTheme="minorEastAsia" w:hAnsiTheme="minorHAnsi" w:cstheme="minorBidi"/>
              <w:noProof/>
              <w:sz w:val="22"/>
              <w:szCs w:val="22"/>
            </w:rPr>
          </w:pPr>
          <w:del w:id="159" w:author="rewjs" w:date="2015-11-30T11:48:00Z">
            <w:r w:rsidRPr="00432BB9">
              <w:rPr>
                <w:rPrChange w:id="160" w:author="rewjs" w:date="2015-11-30T11:48:00Z">
                  <w:rPr>
                    <w:rStyle w:val="Hyperlink"/>
                    <w:noProof/>
                  </w:rPr>
                </w:rPrChange>
              </w:rPr>
              <w:delText>3</w:delText>
            </w:r>
            <w:r w:rsidR="003C3B4F" w:rsidDel="00022A8C">
              <w:rPr>
                <w:rFonts w:asciiTheme="minorHAnsi" w:eastAsiaTheme="minorEastAsia" w:hAnsiTheme="minorHAnsi" w:cstheme="minorBidi"/>
                <w:noProof/>
                <w:sz w:val="22"/>
                <w:szCs w:val="22"/>
              </w:rPr>
              <w:tab/>
            </w:r>
            <w:r w:rsidRPr="00432BB9">
              <w:rPr>
                <w:rPrChange w:id="161" w:author="rewjs" w:date="2015-11-30T11:48:00Z">
                  <w:rPr>
                    <w:rStyle w:val="Hyperlink"/>
                    <w:noProof/>
                  </w:rPr>
                </w:rPrChange>
              </w:rPr>
              <w:delText>Detailed Description of Components</w:delText>
            </w:r>
            <w:r w:rsidR="003C3B4F" w:rsidDel="00022A8C">
              <w:rPr>
                <w:noProof/>
                <w:webHidden/>
              </w:rPr>
              <w:tab/>
              <w:delText>17</w:delText>
            </w:r>
          </w:del>
        </w:p>
        <w:p w:rsidR="003C3B4F" w:rsidDel="00022A8C" w:rsidRDefault="00432BB9">
          <w:pPr>
            <w:pStyle w:val="TOC2"/>
            <w:tabs>
              <w:tab w:val="left" w:pos="880"/>
              <w:tab w:val="right" w:leader="dot" w:pos="9350"/>
            </w:tabs>
            <w:rPr>
              <w:del w:id="162" w:author="rewjs" w:date="2015-11-30T11:48:00Z"/>
              <w:rFonts w:asciiTheme="minorHAnsi" w:eastAsiaTheme="minorEastAsia" w:hAnsiTheme="minorHAnsi" w:cstheme="minorBidi"/>
              <w:noProof/>
              <w:sz w:val="22"/>
              <w:szCs w:val="22"/>
            </w:rPr>
          </w:pPr>
          <w:del w:id="163" w:author="rewjs" w:date="2015-11-30T11:48:00Z">
            <w:r w:rsidRPr="00432BB9">
              <w:rPr>
                <w:rPrChange w:id="164" w:author="rewjs" w:date="2015-11-30T11:48:00Z">
                  <w:rPr>
                    <w:rStyle w:val="Hyperlink"/>
                    <w:noProof/>
                  </w:rPr>
                </w:rPrChange>
              </w:rPr>
              <w:delText>3.1</w:delText>
            </w:r>
            <w:r w:rsidR="003C3B4F" w:rsidDel="00022A8C">
              <w:rPr>
                <w:rFonts w:asciiTheme="minorHAnsi" w:eastAsiaTheme="minorEastAsia" w:hAnsiTheme="minorHAnsi" w:cstheme="minorBidi"/>
                <w:noProof/>
                <w:sz w:val="22"/>
                <w:szCs w:val="22"/>
              </w:rPr>
              <w:tab/>
            </w:r>
            <w:r w:rsidRPr="00432BB9">
              <w:rPr>
                <w:rPrChange w:id="165" w:author="rewjs" w:date="2015-11-30T11:48:00Z">
                  <w:rPr>
                    <w:rStyle w:val="Hyperlink"/>
                    <w:noProof/>
                  </w:rPr>
                </w:rPrChange>
              </w:rPr>
              <w:delText>Presentation Layer Overview</w:delText>
            </w:r>
            <w:r w:rsidR="003C3B4F" w:rsidDel="00022A8C">
              <w:rPr>
                <w:noProof/>
                <w:webHidden/>
              </w:rPr>
              <w:tab/>
              <w:delText>18</w:delText>
            </w:r>
          </w:del>
        </w:p>
        <w:p w:rsidR="003C3B4F" w:rsidDel="00022A8C" w:rsidRDefault="00432BB9">
          <w:pPr>
            <w:pStyle w:val="TOC3"/>
            <w:tabs>
              <w:tab w:val="left" w:pos="1320"/>
              <w:tab w:val="right" w:leader="dot" w:pos="9350"/>
            </w:tabs>
            <w:rPr>
              <w:del w:id="166" w:author="rewjs" w:date="2015-11-30T11:48:00Z"/>
              <w:rFonts w:asciiTheme="minorHAnsi" w:eastAsiaTheme="minorEastAsia" w:hAnsiTheme="minorHAnsi" w:cstheme="minorBidi"/>
              <w:noProof/>
              <w:sz w:val="22"/>
              <w:szCs w:val="22"/>
            </w:rPr>
          </w:pPr>
          <w:del w:id="167" w:author="rewjs" w:date="2015-11-30T11:48:00Z">
            <w:r w:rsidRPr="00432BB9">
              <w:rPr>
                <w:rPrChange w:id="168" w:author="rewjs" w:date="2015-11-30T11:48:00Z">
                  <w:rPr>
                    <w:rStyle w:val="Hyperlink"/>
                    <w:noProof/>
                  </w:rPr>
                </w:rPrChange>
              </w:rPr>
              <w:delText>3.1.1</w:delText>
            </w:r>
            <w:r w:rsidR="003C3B4F" w:rsidDel="00022A8C">
              <w:rPr>
                <w:rFonts w:asciiTheme="minorHAnsi" w:eastAsiaTheme="minorEastAsia" w:hAnsiTheme="minorHAnsi" w:cstheme="minorBidi"/>
                <w:noProof/>
                <w:sz w:val="22"/>
                <w:szCs w:val="22"/>
              </w:rPr>
              <w:tab/>
            </w:r>
            <w:r w:rsidRPr="00432BB9">
              <w:rPr>
                <w:rPrChange w:id="169" w:author="rewjs" w:date="2015-11-30T11:48:00Z">
                  <w:rPr>
                    <w:rStyle w:val="Hyperlink"/>
                    <w:noProof/>
                  </w:rPr>
                </w:rPrChange>
              </w:rPr>
              <w:delText>Controllers</w:delText>
            </w:r>
            <w:r w:rsidR="003C3B4F" w:rsidDel="00022A8C">
              <w:rPr>
                <w:noProof/>
                <w:webHidden/>
              </w:rPr>
              <w:tab/>
              <w:delText>18</w:delText>
            </w:r>
          </w:del>
        </w:p>
        <w:p w:rsidR="003C3B4F" w:rsidDel="00022A8C" w:rsidRDefault="00432BB9">
          <w:pPr>
            <w:pStyle w:val="TOC2"/>
            <w:tabs>
              <w:tab w:val="left" w:pos="880"/>
              <w:tab w:val="right" w:leader="dot" w:pos="9350"/>
            </w:tabs>
            <w:rPr>
              <w:del w:id="170" w:author="rewjs" w:date="2015-11-30T11:48:00Z"/>
              <w:rFonts w:asciiTheme="minorHAnsi" w:eastAsiaTheme="minorEastAsia" w:hAnsiTheme="minorHAnsi" w:cstheme="minorBidi"/>
              <w:noProof/>
              <w:sz w:val="22"/>
              <w:szCs w:val="22"/>
            </w:rPr>
          </w:pPr>
          <w:del w:id="171" w:author="rewjs" w:date="2015-11-30T11:48:00Z">
            <w:r w:rsidRPr="00432BB9">
              <w:rPr>
                <w:rPrChange w:id="172" w:author="rewjs" w:date="2015-11-30T11:48:00Z">
                  <w:rPr>
                    <w:rStyle w:val="Hyperlink"/>
                    <w:noProof/>
                  </w:rPr>
                </w:rPrChange>
              </w:rPr>
              <w:delText>3.2</w:delText>
            </w:r>
            <w:r w:rsidR="003C3B4F" w:rsidDel="00022A8C">
              <w:rPr>
                <w:rFonts w:asciiTheme="minorHAnsi" w:eastAsiaTheme="minorEastAsia" w:hAnsiTheme="minorHAnsi" w:cstheme="minorBidi"/>
                <w:noProof/>
                <w:sz w:val="22"/>
                <w:szCs w:val="22"/>
              </w:rPr>
              <w:tab/>
            </w:r>
            <w:r w:rsidRPr="00432BB9">
              <w:rPr>
                <w:rPrChange w:id="173" w:author="rewjs" w:date="2015-11-30T11:48:00Z">
                  <w:rPr>
                    <w:rStyle w:val="Hyperlink"/>
                    <w:noProof/>
                  </w:rPr>
                </w:rPrChange>
              </w:rPr>
              <w:delText>Business Logic Layer Overview</w:delText>
            </w:r>
            <w:r w:rsidR="003C3B4F" w:rsidDel="00022A8C">
              <w:rPr>
                <w:noProof/>
                <w:webHidden/>
              </w:rPr>
              <w:tab/>
              <w:delText>23</w:delText>
            </w:r>
          </w:del>
        </w:p>
        <w:p w:rsidR="003C3B4F" w:rsidDel="00022A8C" w:rsidRDefault="00432BB9">
          <w:pPr>
            <w:pStyle w:val="TOC3"/>
            <w:tabs>
              <w:tab w:val="left" w:pos="1320"/>
              <w:tab w:val="right" w:leader="dot" w:pos="9350"/>
            </w:tabs>
            <w:rPr>
              <w:del w:id="174" w:author="rewjs" w:date="2015-11-30T11:48:00Z"/>
              <w:rFonts w:asciiTheme="minorHAnsi" w:eastAsiaTheme="minorEastAsia" w:hAnsiTheme="minorHAnsi" w:cstheme="minorBidi"/>
              <w:noProof/>
              <w:sz w:val="22"/>
              <w:szCs w:val="22"/>
            </w:rPr>
          </w:pPr>
          <w:del w:id="175" w:author="rewjs" w:date="2015-11-30T11:48:00Z">
            <w:r w:rsidRPr="00432BB9">
              <w:rPr>
                <w:rPrChange w:id="176" w:author="rewjs" w:date="2015-11-30T11:48:00Z">
                  <w:rPr>
                    <w:rStyle w:val="Hyperlink"/>
                    <w:noProof/>
                  </w:rPr>
                </w:rPrChange>
              </w:rPr>
              <w:delText>3.2.1</w:delText>
            </w:r>
            <w:r w:rsidR="003C3B4F" w:rsidDel="00022A8C">
              <w:rPr>
                <w:rFonts w:asciiTheme="minorHAnsi" w:eastAsiaTheme="minorEastAsia" w:hAnsiTheme="minorHAnsi" w:cstheme="minorBidi"/>
                <w:noProof/>
                <w:sz w:val="22"/>
                <w:szCs w:val="22"/>
              </w:rPr>
              <w:tab/>
            </w:r>
            <w:r w:rsidRPr="00432BB9">
              <w:rPr>
                <w:rPrChange w:id="177" w:author="rewjs" w:date="2015-11-30T11:48:00Z">
                  <w:rPr>
                    <w:rStyle w:val="Hyperlink"/>
                    <w:noProof/>
                  </w:rPr>
                </w:rPrChange>
              </w:rPr>
              <w:delText>Entities</w:delText>
            </w:r>
            <w:r w:rsidR="003C3B4F" w:rsidDel="00022A8C">
              <w:rPr>
                <w:noProof/>
                <w:webHidden/>
              </w:rPr>
              <w:tab/>
              <w:delText>23</w:delText>
            </w:r>
          </w:del>
        </w:p>
        <w:p w:rsidR="003C3B4F" w:rsidDel="00022A8C" w:rsidRDefault="00432BB9">
          <w:pPr>
            <w:pStyle w:val="TOC3"/>
            <w:tabs>
              <w:tab w:val="left" w:pos="1320"/>
              <w:tab w:val="right" w:leader="dot" w:pos="9350"/>
            </w:tabs>
            <w:rPr>
              <w:del w:id="178" w:author="rewjs" w:date="2015-11-30T11:48:00Z"/>
              <w:rFonts w:asciiTheme="minorHAnsi" w:eastAsiaTheme="minorEastAsia" w:hAnsiTheme="minorHAnsi" w:cstheme="minorBidi"/>
              <w:noProof/>
              <w:sz w:val="22"/>
              <w:szCs w:val="22"/>
            </w:rPr>
          </w:pPr>
          <w:del w:id="179" w:author="rewjs" w:date="2015-11-30T11:48:00Z">
            <w:r w:rsidRPr="00432BB9">
              <w:rPr>
                <w:rPrChange w:id="180" w:author="rewjs" w:date="2015-11-30T11:48:00Z">
                  <w:rPr>
                    <w:rStyle w:val="Hyperlink"/>
                    <w:noProof/>
                  </w:rPr>
                </w:rPrChange>
              </w:rPr>
              <w:delText>3.2.2</w:delText>
            </w:r>
            <w:r w:rsidR="003C3B4F" w:rsidDel="00022A8C">
              <w:rPr>
                <w:rFonts w:asciiTheme="minorHAnsi" w:eastAsiaTheme="minorEastAsia" w:hAnsiTheme="minorHAnsi" w:cstheme="minorBidi"/>
                <w:noProof/>
                <w:sz w:val="22"/>
                <w:szCs w:val="22"/>
              </w:rPr>
              <w:tab/>
            </w:r>
            <w:r w:rsidRPr="00432BB9">
              <w:rPr>
                <w:rPrChange w:id="181" w:author="rewjs" w:date="2015-11-30T11:48:00Z">
                  <w:rPr>
                    <w:rStyle w:val="Hyperlink"/>
                    <w:noProof/>
                  </w:rPr>
                </w:rPrChange>
              </w:rPr>
              <w:delText>Enumerations</w:delText>
            </w:r>
            <w:r w:rsidR="003C3B4F" w:rsidDel="00022A8C">
              <w:rPr>
                <w:noProof/>
                <w:webHidden/>
              </w:rPr>
              <w:tab/>
              <w:delText>43</w:delText>
            </w:r>
          </w:del>
        </w:p>
        <w:p w:rsidR="003C3B4F" w:rsidDel="00022A8C" w:rsidRDefault="00432BB9">
          <w:pPr>
            <w:pStyle w:val="TOC2"/>
            <w:tabs>
              <w:tab w:val="left" w:pos="880"/>
              <w:tab w:val="right" w:leader="dot" w:pos="9350"/>
            </w:tabs>
            <w:rPr>
              <w:del w:id="182" w:author="rewjs" w:date="2015-11-30T11:48:00Z"/>
              <w:rFonts w:asciiTheme="minorHAnsi" w:eastAsiaTheme="minorEastAsia" w:hAnsiTheme="minorHAnsi" w:cstheme="minorBidi"/>
              <w:noProof/>
              <w:sz w:val="22"/>
              <w:szCs w:val="22"/>
            </w:rPr>
          </w:pPr>
          <w:del w:id="183" w:author="rewjs" w:date="2015-11-30T11:48:00Z">
            <w:r w:rsidRPr="00432BB9">
              <w:rPr>
                <w:rPrChange w:id="184" w:author="rewjs" w:date="2015-11-30T11:48:00Z">
                  <w:rPr>
                    <w:rStyle w:val="Hyperlink"/>
                    <w:noProof/>
                  </w:rPr>
                </w:rPrChange>
              </w:rPr>
              <w:delText>3.3</w:delText>
            </w:r>
            <w:r w:rsidR="003C3B4F" w:rsidDel="00022A8C">
              <w:rPr>
                <w:rFonts w:asciiTheme="minorHAnsi" w:eastAsiaTheme="minorEastAsia" w:hAnsiTheme="minorHAnsi" w:cstheme="minorBidi"/>
                <w:noProof/>
                <w:sz w:val="22"/>
                <w:szCs w:val="22"/>
              </w:rPr>
              <w:tab/>
            </w:r>
            <w:r w:rsidRPr="00432BB9">
              <w:rPr>
                <w:rPrChange w:id="185" w:author="rewjs" w:date="2015-11-30T11:48:00Z">
                  <w:rPr>
                    <w:rStyle w:val="Hyperlink"/>
                    <w:noProof/>
                  </w:rPr>
                </w:rPrChange>
              </w:rPr>
              <w:delText>Data Access Layer Overview</w:delText>
            </w:r>
            <w:r w:rsidR="003C3B4F" w:rsidDel="00022A8C">
              <w:rPr>
                <w:noProof/>
                <w:webHidden/>
              </w:rPr>
              <w:tab/>
              <w:delText>46</w:delText>
            </w:r>
          </w:del>
        </w:p>
        <w:p w:rsidR="003C3B4F" w:rsidDel="00022A8C" w:rsidRDefault="00432BB9">
          <w:pPr>
            <w:pStyle w:val="TOC3"/>
            <w:tabs>
              <w:tab w:val="left" w:pos="1320"/>
              <w:tab w:val="right" w:leader="dot" w:pos="9350"/>
            </w:tabs>
            <w:rPr>
              <w:del w:id="186" w:author="rewjs" w:date="2015-11-30T11:48:00Z"/>
              <w:rFonts w:asciiTheme="minorHAnsi" w:eastAsiaTheme="minorEastAsia" w:hAnsiTheme="minorHAnsi" w:cstheme="minorBidi"/>
              <w:noProof/>
              <w:sz w:val="22"/>
              <w:szCs w:val="22"/>
            </w:rPr>
          </w:pPr>
          <w:del w:id="187" w:author="rewjs" w:date="2015-11-30T11:48:00Z">
            <w:r w:rsidRPr="00432BB9">
              <w:rPr>
                <w:rPrChange w:id="188" w:author="rewjs" w:date="2015-11-30T11:48:00Z">
                  <w:rPr>
                    <w:rStyle w:val="Hyperlink"/>
                    <w:noProof/>
                  </w:rPr>
                </w:rPrChange>
              </w:rPr>
              <w:delText>3.3.1</w:delText>
            </w:r>
            <w:r w:rsidR="003C3B4F" w:rsidDel="00022A8C">
              <w:rPr>
                <w:rFonts w:asciiTheme="minorHAnsi" w:eastAsiaTheme="minorEastAsia" w:hAnsiTheme="minorHAnsi" w:cstheme="minorBidi"/>
                <w:noProof/>
                <w:sz w:val="22"/>
                <w:szCs w:val="22"/>
              </w:rPr>
              <w:tab/>
            </w:r>
            <w:r w:rsidRPr="00432BB9">
              <w:rPr>
                <w:rPrChange w:id="189" w:author="rewjs" w:date="2015-11-30T11:48:00Z">
                  <w:rPr>
                    <w:rStyle w:val="Hyperlink"/>
                    <w:noProof/>
                  </w:rPr>
                </w:rPrChange>
              </w:rPr>
              <w:delText>SQL Client</w:delText>
            </w:r>
            <w:r w:rsidR="003C3B4F" w:rsidDel="00022A8C">
              <w:rPr>
                <w:noProof/>
                <w:webHidden/>
              </w:rPr>
              <w:tab/>
              <w:delText>46</w:delText>
            </w:r>
          </w:del>
        </w:p>
        <w:p w:rsidR="0017110C" w:rsidRDefault="00432BB9" w:rsidP="003C3B4F">
          <w:pPr>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3C3B4F">
      <w:pPr>
        <w:pStyle w:val="Title"/>
        <w:keepNext/>
        <w:keepLines/>
      </w:pPr>
      <w:r>
        <w:t xml:space="preserve">Software </w:t>
      </w:r>
      <w:r w:rsidR="00CC2697">
        <w:t>Design Specification</w:t>
      </w:r>
    </w:p>
    <w:p w:rsidR="0017110C" w:rsidRPr="005A781D" w:rsidRDefault="0017110C" w:rsidP="003C3B4F">
      <w:pPr>
        <w:pStyle w:val="Heading1"/>
        <w:numPr>
          <w:ilvl w:val="0"/>
          <w:numId w:val="2"/>
        </w:numPr>
      </w:pPr>
      <w:bookmarkStart w:id="198" w:name="_Toc431750916"/>
      <w:bookmarkStart w:id="199" w:name="_Toc431762510"/>
      <w:bookmarkStart w:id="200" w:name="_Toc436647467"/>
      <w:r w:rsidRPr="005A781D">
        <w:t>Introduction</w:t>
      </w:r>
      <w:bookmarkEnd w:id="198"/>
      <w:bookmarkEnd w:id="199"/>
      <w:bookmarkEnd w:id="200"/>
    </w:p>
    <w:p w:rsidR="0017110C" w:rsidRPr="0017110C" w:rsidRDefault="0017110C" w:rsidP="003C3B4F">
      <w:pPr>
        <w:pStyle w:val="Heading2"/>
        <w:numPr>
          <w:ilvl w:val="1"/>
          <w:numId w:val="2"/>
        </w:numPr>
      </w:pPr>
      <w:bookmarkStart w:id="201" w:name="_Toc431750917"/>
      <w:bookmarkStart w:id="202" w:name="_Toc431762511"/>
      <w:bookmarkStart w:id="203" w:name="_Toc436647468"/>
      <w:r w:rsidRPr="0017110C">
        <w:t>Purpose</w:t>
      </w:r>
      <w:bookmarkEnd w:id="201"/>
      <w:bookmarkEnd w:id="202"/>
      <w:bookmarkEnd w:id="203"/>
    </w:p>
    <w:p w:rsidR="0017110C" w:rsidRPr="0017110C" w:rsidRDefault="0017110C" w:rsidP="003C3B4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3C3B4F">
      <w:pPr>
        <w:pStyle w:val="Heading2"/>
      </w:pPr>
      <w:bookmarkStart w:id="204" w:name="_Toc431750918"/>
      <w:bookmarkStart w:id="205" w:name="_Toc431762512"/>
      <w:bookmarkStart w:id="206" w:name="_Toc436647469"/>
      <w:r>
        <w:t>Scope</w:t>
      </w:r>
      <w:bookmarkEnd w:id="204"/>
      <w:bookmarkEnd w:id="205"/>
      <w:bookmarkEnd w:id="206"/>
    </w:p>
    <w:p w:rsidR="0003781E" w:rsidRDefault="0003781E" w:rsidP="003C3B4F">
      <w:pPr>
        <w:keepNext/>
        <w:keepLines/>
      </w:pPr>
      <w:bookmarkStart w:id="207" w:name="_Toc431145049"/>
      <w:bookmarkStart w:id="208" w:name="_Toc431750919"/>
      <w:bookmarkStart w:id="209"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3C3B4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3C3B4F">
      <w:pPr>
        <w:pStyle w:val="ListParagraph"/>
        <w:keepNext/>
        <w:keepLines/>
        <w:numPr>
          <w:ilvl w:val="0"/>
          <w:numId w:val="3"/>
        </w:numPr>
      </w:pPr>
      <w:r>
        <w:t>Simple Moving Average</w:t>
      </w:r>
    </w:p>
    <w:p w:rsidR="0003781E" w:rsidRDefault="0003781E" w:rsidP="003C3B4F">
      <w:pPr>
        <w:pStyle w:val="ListParagraph"/>
        <w:keepNext/>
        <w:keepLines/>
        <w:numPr>
          <w:ilvl w:val="0"/>
          <w:numId w:val="3"/>
        </w:numPr>
      </w:pPr>
      <w:r>
        <w:t>Data correlation discovery between the multiple devices.</w:t>
      </w:r>
    </w:p>
    <w:p w:rsidR="0003781E" w:rsidRDefault="0003781E" w:rsidP="003C3B4F">
      <w:pPr>
        <w:pStyle w:val="ListParagraph"/>
        <w:keepNext/>
        <w:keepLines/>
        <w:numPr>
          <w:ilvl w:val="0"/>
          <w:numId w:val="3"/>
        </w:numPr>
      </w:pPr>
      <w:r>
        <w:t>Simply display data that was uploaded to the customer in a graphical format.</w:t>
      </w:r>
    </w:p>
    <w:p w:rsidR="0003781E" w:rsidRDefault="0003781E" w:rsidP="003C3B4F">
      <w:pPr>
        <w:pStyle w:val="ListParagraph"/>
        <w:keepNext/>
        <w:keepLines/>
        <w:numPr>
          <w:ilvl w:val="0"/>
          <w:numId w:val="3"/>
        </w:numPr>
      </w:pPr>
      <w:r>
        <w:t xml:space="preserve">Calculate the user’s activity.  </w:t>
      </w:r>
    </w:p>
    <w:p w:rsidR="0003781E" w:rsidRDefault="0003781E" w:rsidP="003C3B4F">
      <w:pPr>
        <w:keepNext/>
        <w:keepLines/>
      </w:pPr>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3C3B4F">
      <w:pPr>
        <w:pStyle w:val="Heading2"/>
      </w:pPr>
      <w:bookmarkStart w:id="210" w:name="_Toc436647470"/>
      <w:r>
        <w:t>Definitions, Acronyms, and Abbreviations</w:t>
      </w:r>
      <w:bookmarkEnd w:id="207"/>
      <w:bookmarkEnd w:id="208"/>
      <w:bookmarkEnd w:id="209"/>
      <w:bookmarkEnd w:id="210"/>
    </w:p>
    <w:tbl>
      <w:tblPr>
        <w:tblStyle w:val="LightShading-Accent1"/>
        <w:tblW w:w="10048" w:type="dxa"/>
        <w:tblLook w:val="04A0"/>
      </w:tblPr>
      <w:tblGrid>
        <w:gridCol w:w="2898"/>
        <w:gridCol w:w="7150"/>
      </w:tblGrid>
      <w:tr w:rsidR="00254328" w:rsidRPr="002469FB" w:rsidTr="00254328">
        <w:trPr>
          <w:cnfStyle w:val="100000000000"/>
        </w:trPr>
        <w:tc>
          <w:tcPr>
            <w:cnfStyle w:val="001000000000"/>
            <w:tcW w:w="2898" w:type="dxa"/>
          </w:tcPr>
          <w:p w:rsidR="00254328" w:rsidRDefault="00254328" w:rsidP="003C3B4F">
            <w:pPr>
              <w:keepNext/>
              <w:keepLines/>
              <w:widowControl w:val="0"/>
              <w:rPr>
                <w:i/>
              </w:rPr>
            </w:pPr>
            <w:r>
              <w:rPr>
                <w:i/>
              </w:rPr>
              <w:t>Account</w:t>
            </w:r>
          </w:p>
        </w:tc>
        <w:tc>
          <w:tcPr>
            <w:tcW w:w="7150" w:type="dxa"/>
          </w:tcPr>
          <w:p w:rsidR="00254328" w:rsidRDefault="00254328" w:rsidP="003C3B4F">
            <w:pPr>
              <w:keepNext/>
              <w:keepLines/>
              <w:widowControl w:val="0"/>
              <w:cnfStyle w:val="100000000000"/>
            </w:pPr>
            <w:r>
              <w:t>Roles and permissions assigned to a user and stored electronically</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Activity</w:t>
            </w:r>
          </w:p>
        </w:tc>
        <w:tc>
          <w:tcPr>
            <w:tcW w:w="7150" w:type="dxa"/>
          </w:tcPr>
          <w:p w:rsidR="00254328" w:rsidRDefault="00254328" w:rsidP="003C3B4F">
            <w:pPr>
              <w:keepNext/>
              <w:keepLines/>
              <w:widowControl w:val="0"/>
              <w:cnfStyle w:val="000000100000"/>
            </w:pPr>
            <w:r>
              <w:t>Action performed by patient (ex. running, walking, sleeping)</w:t>
            </w:r>
          </w:p>
        </w:tc>
      </w:tr>
      <w:tr w:rsidR="002643C6" w:rsidRPr="002469FB" w:rsidTr="00254328">
        <w:tc>
          <w:tcPr>
            <w:cnfStyle w:val="001000000000"/>
            <w:tcW w:w="2898" w:type="dxa"/>
          </w:tcPr>
          <w:p w:rsidR="002643C6" w:rsidRDefault="002643C6" w:rsidP="003C3B4F">
            <w:pPr>
              <w:keepNext/>
              <w:keepLines/>
              <w:widowControl w:val="0"/>
              <w:rPr>
                <w:i/>
              </w:rPr>
            </w:pPr>
            <w:r>
              <w:rPr>
                <w:i/>
              </w:rPr>
              <w:t>ASP.NET</w:t>
            </w:r>
          </w:p>
        </w:tc>
        <w:tc>
          <w:tcPr>
            <w:tcW w:w="7150" w:type="dxa"/>
          </w:tcPr>
          <w:p w:rsidR="002643C6" w:rsidRDefault="002643C6" w:rsidP="003C3B4F">
            <w:pPr>
              <w:keepNext/>
              <w:keepLines/>
              <w:widowControl w:val="0"/>
              <w:cnfStyle w:val="000000000000"/>
            </w:pPr>
            <w:r>
              <w:t>Microsoft web based software architecture</w:t>
            </w:r>
          </w:p>
        </w:tc>
      </w:tr>
      <w:tr w:rsidR="002643C6" w:rsidRPr="002469FB" w:rsidTr="00254328">
        <w:trPr>
          <w:cnfStyle w:val="000000100000"/>
        </w:trPr>
        <w:tc>
          <w:tcPr>
            <w:cnfStyle w:val="001000000000"/>
            <w:tcW w:w="2898" w:type="dxa"/>
          </w:tcPr>
          <w:p w:rsidR="002643C6" w:rsidRDefault="002643C6" w:rsidP="003C3B4F">
            <w:pPr>
              <w:keepNext/>
              <w:keepLines/>
              <w:widowControl w:val="0"/>
              <w:rPr>
                <w:i/>
              </w:rPr>
            </w:pPr>
            <w:r>
              <w:rPr>
                <w:i/>
              </w:rPr>
              <w:t>C#</w:t>
            </w:r>
          </w:p>
        </w:tc>
        <w:tc>
          <w:tcPr>
            <w:tcW w:w="7150" w:type="dxa"/>
          </w:tcPr>
          <w:p w:rsidR="002643C6" w:rsidRDefault="002643C6" w:rsidP="003C3B4F">
            <w:pPr>
              <w:keepNext/>
              <w:keepLines/>
              <w:widowControl w:val="0"/>
              <w:cnfStyle w:val="000000100000"/>
            </w:pPr>
            <w:r>
              <w:t>C “Sharp” Microsoft .NET programming language</w:t>
            </w:r>
          </w:p>
        </w:tc>
      </w:tr>
      <w:tr w:rsidR="00812105" w:rsidRPr="002469FB" w:rsidTr="00254328">
        <w:tc>
          <w:tcPr>
            <w:cnfStyle w:val="001000000000"/>
            <w:tcW w:w="2898" w:type="dxa"/>
          </w:tcPr>
          <w:p w:rsidR="00812105" w:rsidRDefault="00812105" w:rsidP="003C3B4F">
            <w:pPr>
              <w:keepNext/>
              <w:keepLines/>
              <w:widowControl w:val="0"/>
              <w:rPr>
                <w:i/>
              </w:rPr>
            </w:pPr>
            <w:r>
              <w:rPr>
                <w:i/>
              </w:rPr>
              <w:t>Controller</w:t>
            </w:r>
          </w:p>
        </w:tc>
        <w:tc>
          <w:tcPr>
            <w:tcW w:w="7150" w:type="dxa"/>
          </w:tcPr>
          <w:p w:rsidR="00812105" w:rsidRDefault="00812105" w:rsidP="003C3B4F">
            <w:pPr>
              <w:keepNext/>
              <w:keepLines/>
              <w:widowControl w:val="0"/>
              <w:cnfStyle w:val="000000000000"/>
            </w:pPr>
            <w:r>
              <w:t>Middle layer logic, interaction between the view and data model</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proofErr w:type="spellStart"/>
            <w:r>
              <w:rPr>
                <w:i/>
              </w:rPr>
              <w:t>csv</w:t>
            </w:r>
            <w:proofErr w:type="spellEnd"/>
          </w:p>
        </w:tc>
        <w:tc>
          <w:tcPr>
            <w:tcW w:w="7150" w:type="dxa"/>
          </w:tcPr>
          <w:p w:rsidR="00254328" w:rsidRDefault="00254328" w:rsidP="003C3B4F">
            <w:pPr>
              <w:keepNext/>
              <w:keepLines/>
              <w:widowControl w:val="0"/>
              <w:cnfStyle w:val="000000100000"/>
            </w:pPr>
            <w:r>
              <w:t>Comma-separated values</w:t>
            </w:r>
          </w:p>
        </w:tc>
      </w:tr>
      <w:tr w:rsidR="00254328" w:rsidRPr="002469FB" w:rsidTr="00254328">
        <w:tc>
          <w:tcPr>
            <w:cnfStyle w:val="001000000000"/>
            <w:tcW w:w="2898" w:type="dxa"/>
          </w:tcPr>
          <w:p w:rsidR="00254328" w:rsidRPr="00CD56CE" w:rsidRDefault="00254328" w:rsidP="003C3B4F">
            <w:pPr>
              <w:keepNext/>
              <w:keepLines/>
              <w:widowControl w:val="0"/>
              <w:rPr>
                <w:i/>
              </w:rPr>
            </w:pPr>
            <w:r>
              <w:rPr>
                <w:i/>
              </w:rPr>
              <w:t>Customer</w:t>
            </w:r>
          </w:p>
        </w:tc>
        <w:tc>
          <w:tcPr>
            <w:tcW w:w="7150" w:type="dxa"/>
          </w:tcPr>
          <w:p w:rsidR="00254328" w:rsidRPr="002469FB" w:rsidRDefault="00254328" w:rsidP="003C3B4F">
            <w:pPr>
              <w:keepNext/>
              <w:keepLines/>
              <w:widowControl w:val="0"/>
              <w:cnfStyle w:val="000000000000"/>
            </w:pPr>
            <w:r>
              <w:t>A person or group requesting the software to be built</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proofErr w:type="spellStart"/>
            <w:r>
              <w:rPr>
                <w:i/>
              </w:rPr>
              <w:t>dat</w:t>
            </w:r>
            <w:proofErr w:type="spellEnd"/>
          </w:p>
        </w:tc>
        <w:tc>
          <w:tcPr>
            <w:tcW w:w="7150" w:type="dxa"/>
          </w:tcPr>
          <w:p w:rsidR="00254328" w:rsidRDefault="00254328" w:rsidP="003C3B4F">
            <w:pPr>
              <w:keepNext/>
              <w:keepLines/>
              <w:widowControl w:val="0"/>
              <w:cnfStyle w:val="000000100000"/>
            </w:pPr>
            <w:r>
              <w:t>Data file</w:t>
            </w:r>
          </w:p>
        </w:tc>
      </w:tr>
      <w:tr w:rsidR="00254328" w:rsidRPr="002469FB" w:rsidTr="00254328">
        <w:tc>
          <w:tcPr>
            <w:cnfStyle w:val="001000000000"/>
            <w:tcW w:w="2898" w:type="dxa"/>
          </w:tcPr>
          <w:p w:rsidR="00254328" w:rsidRDefault="00254328" w:rsidP="003C3B4F">
            <w:pPr>
              <w:keepNext/>
              <w:keepLines/>
              <w:widowControl w:val="0"/>
              <w:rPr>
                <w:i/>
              </w:rPr>
            </w:pPr>
            <w:r>
              <w:rPr>
                <w:i/>
              </w:rPr>
              <w:t>Data</w:t>
            </w:r>
          </w:p>
        </w:tc>
        <w:tc>
          <w:tcPr>
            <w:tcW w:w="7150" w:type="dxa"/>
          </w:tcPr>
          <w:p w:rsidR="00254328" w:rsidRDefault="00254328" w:rsidP="003C3B4F">
            <w:pPr>
              <w:keepNext/>
              <w:keepLines/>
              <w:widowControl w:val="0"/>
              <w:cnfStyle w:val="000000000000"/>
            </w:pPr>
            <w:r>
              <w:t>Patient information</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Database</w:t>
            </w:r>
          </w:p>
        </w:tc>
        <w:tc>
          <w:tcPr>
            <w:tcW w:w="7150" w:type="dxa"/>
          </w:tcPr>
          <w:p w:rsidR="00254328" w:rsidRDefault="00254328" w:rsidP="003C3B4F">
            <w:pPr>
              <w:keepNext/>
              <w:keepLines/>
              <w:widowControl w:val="0"/>
              <w:cnfStyle w:val="000000100000"/>
            </w:pPr>
            <w:r>
              <w:t>Storage medium for patient data</w:t>
            </w:r>
          </w:p>
        </w:tc>
      </w:tr>
      <w:tr w:rsidR="00254328" w:rsidRPr="002469FB" w:rsidTr="00254328">
        <w:tc>
          <w:tcPr>
            <w:cnfStyle w:val="001000000000"/>
            <w:tcW w:w="2898" w:type="dxa"/>
          </w:tcPr>
          <w:p w:rsidR="00254328" w:rsidRDefault="00254328" w:rsidP="003C3B4F">
            <w:pPr>
              <w:keepNext/>
              <w:keepLines/>
              <w:widowControl w:val="0"/>
              <w:rPr>
                <w:i/>
              </w:rPr>
            </w:pPr>
            <w:r>
              <w:rPr>
                <w:i/>
              </w:rPr>
              <w:t>Database Service</w:t>
            </w:r>
          </w:p>
        </w:tc>
        <w:tc>
          <w:tcPr>
            <w:tcW w:w="7150" w:type="dxa"/>
          </w:tcPr>
          <w:p w:rsidR="00254328" w:rsidRDefault="00254328" w:rsidP="003C3B4F">
            <w:pPr>
              <w:keepNext/>
              <w:keepLines/>
              <w:widowControl w:val="0"/>
              <w:cnfStyle w:val="000000000000"/>
            </w:pPr>
            <w:r>
              <w:t>Database functionality accessible via the internet</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ECG</w:t>
            </w:r>
          </w:p>
        </w:tc>
        <w:tc>
          <w:tcPr>
            <w:tcW w:w="7150" w:type="dxa"/>
          </w:tcPr>
          <w:p w:rsidR="003E6B4F" w:rsidRDefault="003E6B4F" w:rsidP="003C3B4F">
            <w:pPr>
              <w:keepNext/>
              <w:keepLines/>
              <w:widowControl w:val="0"/>
              <w:cnfStyle w:val="000000100000"/>
            </w:pPr>
            <w:r>
              <w:t>Electro Cardio Gram</w:t>
            </w:r>
          </w:p>
        </w:tc>
      </w:tr>
      <w:tr w:rsidR="00254328" w:rsidRPr="002469FB" w:rsidTr="00254328">
        <w:tc>
          <w:tcPr>
            <w:cnfStyle w:val="001000000000"/>
            <w:tcW w:w="2898" w:type="dxa"/>
          </w:tcPr>
          <w:p w:rsidR="00254328" w:rsidRDefault="00254328" w:rsidP="003C3B4F">
            <w:pPr>
              <w:keepNext/>
              <w:keepLines/>
              <w:widowControl w:val="0"/>
              <w:rPr>
                <w:i/>
              </w:rPr>
            </w:pPr>
            <w:r>
              <w:rPr>
                <w:i/>
              </w:rPr>
              <w:t>Experiment</w:t>
            </w:r>
          </w:p>
        </w:tc>
        <w:tc>
          <w:tcPr>
            <w:tcW w:w="7150" w:type="dxa"/>
          </w:tcPr>
          <w:p w:rsidR="00254328" w:rsidRDefault="00254328" w:rsidP="003C3B4F">
            <w:pPr>
              <w:keepNext/>
              <w:keepLines/>
              <w:widowControl w:val="0"/>
              <w:cnfStyle w:val="000000000000"/>
            </w:pPr>
            <w:r>
              <w:t>Combining of data to generate a report based on input criteria</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Experiment Admin</w:t>
            </w:r>
          </w:p>
        </w:tc>
        <w:tc>
          <w:tcPr>
            <w:tcW w:w="7150" w:type="dxa"/>
          </w:tcPr>
          <w:p w:rsidR="00254328" w:rsidRDefault="00254328" w:rsidP="003C3B4F">
            <w:pPr>
              <w:keepNext/>
              <w:keepLines/>
              <w:widowControl w:val="0"/>
              <w:cnfStyle w:val="000000100000"/>
            </w:pPr>
            <w:r>
              <w:t>User of the system, able to run experiments on patient data</w:t>
            </w:r>
          </w:p>
        </w:tc>
      </w:tr>
      <w:tr w:rsidR="003E6B4F" w:rsidRPr="002469FB" w:rsidTr="00254328">
        <w:tc>
          <w:tcPr>
            <w:cnfStyle w:val="001000000000"/>
            <w:tcW w:w="2898" w:type="dxa"/>
          </w:tcPr>
          <w:p w:rsidR="003E6B4F" w:rsidRDefault="003E6B4F" w:rsidP="003C3B4F">
            <w:pPr>
              <w:keepNext/>
              <w:keepLines/>
              <w:widowControl w:val="0"/>
              <w:rPr>
                <w:i/>
              </w:rPr>
            </w:pPr>
            <w:r>
              <w:rPr>
                <w:i/>
              </w:rPr>
              <w:t>GSR</w:t>
            </w:r>
          </w:p>
        </w:tc>
        <w:tc>
          <w:tcPr>
            <w:tcW w:w="7150" w:type="dxa"/>
          </w:tcPr>
          <w:p w:rsidR="003E6B4F" w:rsidRDefault="003E6B4F" w:rsidP="003C3B4F">
            <w:pPr>
              <w:keepNext/>
              <w:keepLines/>
              <w:widowControl w:val="0"/>
              <w:cnfStyle w:val="000000000000"/>
            </w:pPr>
            <w:proofErr w:type="spellStart"/>
            <w:r>
              <w:t>Galovanic</w:t>
            </w:r>
            <w:proofErr w:type="spellEnd"/>
            <w:r>
              <w:t xml:space="preserve"> Skin Resistance</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GUI</w:t>
            </w:r>
          </w:p>
        </w:tc>
        <w:tc>
          <w:tcPr>
            <w:tcW w:w="7150" w:type="dxa"/>
          </w:tcPr>
          <w:p w:rsidR="00254328" w:rsidRDefault="00254328" w:rsidP="003C3B4F">
            <w:pPr>
              <w:keepNext/>
              <w:keepLines/>
              <w:widowControl w:val="0"/>
              <w:cnfStyle w:val="000000100000"/>
            </w:pPr>
            <w:r>
              <w:t>Graphical User Interface</w:t>
            </w:r>
          </w:p>
        </w:tc>
      </w:tr>
      <w:tr w:rsidR="00254328" w:rsidRPr="002469FB" w:rsidTr="00254328">
        <w:tc>
          <w:tcPr>
            <w:cnfStyle w:val="001000000000"/>
            <w:tcW w:w="2898" w:type="dxa"/>
          </w:tcPr>
          <w:p w:rsidR="00254328" w:rsidRDefault="00254328" w:rsidP="003C3B4F">
            <w:pPr>
              <w:keepNext/>
              <w:keepLines/>
              <w:widowControl w:val="0"/>
              <w:rPr>
                <w:i/>
              </w:rPr>
            </w:pPr>
            <w:r>
              <w:rPr>
                <w:i/>
              </w:rPr>
              <w:t>HTTP(S)</w:t>
            </w:r>
          </w:p>
        </w:tc>
        <w:tc>
          <w:tcPr>
            <w:tcW w:w="7150" w:type="dxa"/>
          </w:tcPr>
          <w:p w:rsidR="00254328" w:rsidRDefault="00254328" w:rsidP="003C3B4F">
            <w:pPr>
              <w:keepNext/>
              <w:keepLines/>
              <w:widowControl w:val="0"/>
              <w:cnfStyle w:val="000000000000"/>
            </w:pPr>
            <w:r>
              <w:t>Hypertext Transfer Protocol (Secure)</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HRV</w:t>
            </w:r>
          </w:p>
        </w:tc>
        <w:tc>
          <w:tcPr>
            <w:tcW w:w="7150" w:type="dxa"/>
          </w:tcPr>
          <w:p w:rsidR="003E6B4F" w:rsidRDefault="003E6B4F" w:rsidP="003C3B4F">
            <w:pPr>
              <w:keepNext/>
              <w:keepLines/>
              <w:widowControl w:val="0"/>
              <w:cnfStyle w:val="000000100000"/>
            </w:pPr>
            <w:r>
              <w:t>Heart Rate Variability</w:t>
            </w:r>
          </w:p>
        </w:tc>
      </w:tr>
      <w:tr w:rsidR="00254328" w:rsidRPr="002469FB" w:rsidTr="00254328">
        <w:tc>
          <w:tcPr>
            <w:cnfStyle w:val="001000000000"/>
            <w:tcW w:w="2898" w:type="dxa"/>
          </w:tcPr>
          <w:p w:rsidR="00254328" w:rsidRDefault="00254328" w:rsidP="003C3B4F">
            <w:pPr>
              <w:keepNext/>
              <w:keepLines/>
              <w:widowControl w:val="0"/>
              <w:rPr>
                <w:i/>
              </w:rPr>
            </w:pPr>
            <w:r>
              <w:rPr>
                <w:i/>
              </w:rPr>
              <w:t>IEEE</w:t>
            </w:r>
          </w:p>
        </w:tc>
        <w:tc>
          <w:tcPr>
            <w:tcW w:w="7150" w:type="dxa"/>
          </w:tcPr>
          <w:p w:rsidR="00254328" w:rsidRDefault="00254328" w:rsidP="003C3B4F">
            <w:pPr>
              <w:keepNext/>
              <w:keepLines/>
              <w:widowControl w:val="0"/>
              <w:cnfStyle w:val="000000000000"/>
            </w:pPr>
            <w:r>
              <w:t>Institute of Electrical and Electronics Engineers</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Interface</w:t>
            </w:r>
          </w:p>
        </w:tc>
        <w:tc>
          <w:tcPr>
            <w:tcW w:w="7150" w:type="dxa"/>
          </w:tcPr>
          <w:p w:rsidR="00254328" w:rsidRDefault="00254328" w:rsidP="003C3B4F">
            <w:pPr>
              <w:keepNext/>
              <w:keepLines/>
              <w:widowControl w:val="0"/>
              <w:cnfStyle w:val="000000100000"/>
            </w:pPr>
            <w:r>
              <w:t>Medium in which a user interacts with the system</w:t>
            </w:r>
          </w:p>
        </w:tc>
      </w:tr>
      <w:tr w:rsidR="00254328" w:rsidRPr="002469FB" w:rsidTr="00254328">
        <w:tc>
          <w:tcPr>
            <w:cnfStyle w:val="001000000000"/>
            <w:tcW w:w="2898" w:type="dxa"/>
          </w:tcPr>
          <w:p w:rsidR="00254328" w:rsidRDefault="00254328" w:rsidP="003C3B4F">
            <w:pPr>
              <w:keepNext/>
              <w:keepLines/>
              <w:widowControl w:val="0"/>
              <w:rPr>
                <w:i/>
              </w:rPr>
            </w:pPr>
            <w:r>
              <w:rPr>
                <w:i/>
              </w:rPr>
              <w:t>Medical Device</w:t>
            </w:r>
          </w:p>
        </w:tc>
        <w:tc>
          <w:tcPr>
            <w:tcW w:w="7150" w:type="dxa"/>
          </w:tcPr>
          <w:p w:rsidR="00254328" w:rsidRDefault="00254328" w:rsidP="003C3B4F">
            <w:pPr>
              <w:keepNext/>
              <w:keepLines/>
              <w:widowControl w:val="0"/>
              <w:cnfStyle w:val="000000000000"/>
            </w:pPr>
            <w:r>
              <w:t>A device worn by a patient to collect medical data</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Model</w:t>
            </w:r>
          </w:p>
        </w:tc>
        <w:tc>
          <w:tcPr>
            <w:tcW w:w="7150" w:type="dxa"/>
          </w:tcPr>
          <w:p w:rsidR="00254328" w:rsidRDefault="00254328" w:rsidP="003C3B4F">
            <w:pPr>
              <w:keepNext/>
              <w:keepLines/>
              <w:widowControl w:val="0"/>
              <w:cnfStyle w:val="000000100000"/>
            </w:pPr>
            <w:r>
              <w:t>Data base representation</w:t>
            </w:r>
          </w:p>
        </w:tc>
      </w:tr>
      <w:tr w:rsidR="00254328" w:rsidRPr="002469FB" w:rsidTr="00254328">
        <w:tc>
          <w:tcPr>
            <w:cnfStyle w:val="001000000000"/>
            <w:tcW w:w="2898" w:type="dxa"/>
          </w:tcPr>
          <w:p w:rsidR="00254328" w:rsidRDefault="00254328" w:rsidP="003C3B4F">
            <w:pPr>
              <w:keepNext/>
              <w:keepLines/>
              <w:widowControl w:val="0"/>
              <w:rPr>
                <w:i/>
              </w:rPr>
            </w:pPr>
            <w:r>
              <w:rPr>
                <w:i/>
              </w:rPr>
              <w:t>MVC</w:t>
            </w:r>
          </w:p>
        </w:tc>
        <w:tc>
          <w:tcPr>
            <w:tcW w:w="7150" w:type="dxa"/>
          </w:tcPr>
          <w:p w:rsidR="00254328" w:rsidRDefault="00254328" w:rsidP="003C3B4F">
            <w:pPr>
              <w:keepNext/>
              <w:keepLines/>
              <w:widowControl w:val="0"/>
              <w:cnfStyle w:val="000000000000"/>
            </w:pPr>
            <w:r>
              <w:t>Model View Controller</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Patient</w:t>
            </w:r>
          </w:p>
        </w:tc>
        <w:tc>
          <w:tcPr>
            <w:tcW w:w="7150" w:type="dxa"/>
          </w:tcPr>
          <w:p w:rsidR="00254328" w:rsidRDefault="00254328" w:rsidP="003C3B4F">
            <w:pPr>
              <w:keepNext/>
              <w:keepLines/>
              <w:widowControl w:val="0"/>
              <w:cnfStyle w:val="000000100000"/>
            </w:pPr>
            <w:r>
              <w:t>User of the system, under the care of a physician</w:t>
            </w:r>
          </w:p>
        </w:tc>
      </w:tr>
      <w:tr w:rsidR="00254328" w:rsidRPr="002469FB" w:rsidTr="00254328">
        <w:tc>
          <w:tcPr>
            <w:cnfStyle w:val="001000000000"/>
            <w:tcW w:w="2898" w:type="dxa"/>
          </w:tcPr>
          <w:p w:rsidR="00254328" w:rsidRDefault="00254328" w:rsidP="003C3B4F">
            <w:pPr>
              <w:keepNext/>
              <w:keepLines/>
              <w:widowControl w:val="0"/>
              <w:rPr>
                <w:i/>
              </w:rPr>
            </w:pPr>
            <w:r>
              <w:rPr>
                <w:i/>
              </w:rPr>
              <w:t>Physician</w:t>
            </w:r>
          </w:p>
        </w:tc>
        <w:tc>
          <w:tcPr>
            <w:tcW w:w="7150" w:type="dxa"/>
          </w:tcPr>
          <w:p w:rsidR="00254328" w:rsidRDefault="00254328" w:rsidP="003C3B4F">
            <w:pPr>
              <w:keepNext/>
              <w:keepLines/>
              <w:widowControl w:val="0"/>
              <w:cnfStyle w:val="000000000000"/>
            </w:pPr>
            <w:r>
              <w:t>User of the system, treats patients</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Query</w:t>
            </w:r>
          </w:p>
        </w:tc>
        <w:tc>
          <w:tcPr>
            <w:tcW w:w="7150" w:type="dxa"/>
          </w:tcPr>
          <w:p w:rsidR="00254328" w:rsidRDefault="00254328" w:rsidP="003C3B4F">
            <w:pPr>
              <w:keepNext/>
              <w:keepLines/>
              <w:widowControl w:val="0"/>
              <w:cnfStyle w:val="000000100000"/>
            </w:pPr>
            <w:r>
              <w:t>Request for information based on parameters</w:t>
            </w:r>
          </w:p>
        </w:tc>
      </w:tr>
      <w:tr w:rsidR="00254328" w:rsidRPr="002469FB" w:rsidTr="00254328">
        <w:tc>
          <w:tcPr>
            <w:cnfStyle w:val="001000000000"/>
            <w:tcW w:w="2898" w:type="dxa"/>
          </w:tcPr>
          <w:p w:rsidR="00254328" w:rsidRDefault="00254328" w:rsidP="003C3B4F">
            <w:pPr>
              <w:keepNext/>
              <w:keepLines/>
              <w:widowControl w:val="0"/>
              <w:rPr>
                <w:i/>
              </w:rPr>
            </w:pPr>
            <w:r>
              <w:rPr>
                <w:i/>
              </w:rPr>
              <w:t>Query Builder</w:t>
            </w:r>
          </w:p>
        </w:tc>
        <w:tc>
          <w:tcPr>
            <w:tcW w:w="7150" w:type="dxa"/>
          </w:tcPr>
          <w:p w:rsidR="00254328" w:rsidRDefault="00254328" w:rsidP="003C3B4F">
            <w:pPr>
              <w:keepNext/>
              <w:keepLines/>
              <w:widowControl w:val="0"/>
              <w:cnfStyle w:val="000000000000"/>
            </w:pPr>
            <w:r>
              <w:t>Aids in building queries</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RSSI</w:t>
            </w:r>
          </w:p>
        </w:tc>
        <w:tc>
          <w:tcPr>
            <w:tcW w:w="7150" w:type="dxa"/>
          </w:tcPr>
          <w:p w:rsidR="003E6B4F" w:rsidRDefault="003E6B4F" w:rsidP="003C3B4F">
            <w:pPr>
              <w:keepNext/>
              <w:keepLines/>
              <w:widowControl w:val="0"/>
              <w:cnfStyle w:val="000000100000"/>
            </w:pPr>
            <w:r>
              <w:t>Bluetooth signal strength</w:t>
            </w:r>
          </w:p>
        </w:tc>
      </w:tr>
      <w:tr w:rsidR="00254328" w:rsidRPr="002469FB" w:rsidTr="00254328">
        <w:tc>
          <w:tcPr>
            <w:cnfStyle w:val="001000000000"/>
            <w:tcW w:w="2898" w:type="dxa"/>
          </w:tcPr>
          <w:p w:rsidR="00254328" w:rsidRDefault="00254328" w:rsidP="003C3B4F">
            <w:pPr>
              <w:keepNext/>
              <w:keepLines/>
              <w:widowControl w:val="0"/>
              <w:rPr>
                <w:i/>
              </w:rPr>
            </w:pPr>
            <w:r>
              <w:rPr>
                <w:i/>
              </w:rPr>
              <w:t>SDD</w:t>
            </w:r>
          </w:p>
        </w:tc>
        <w:tc>
          <w:tcPr>
            <w:tcW w:w="7150" w:type="dxa"/>
          </w:tcPr>
          <w:p w:rsidR="00254328" w:rsidRDefault="00254328" w:rsidP="003C3B4F">
            <w:pPr>
              <w:keepNext/>
              <w:keepLines/>
              <w:widowControl w:val="0"/>
              <w:cnfStyle w:val="000000000000"/>
            </w:pPr>
            <w:r>
              <w:t>Software Design Document/Software Design Specification</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SQL</w:t>
            </w:r>
          </w:p>
        </w:tc>
        <w:tc>
          <w:tcPr>
            <w:tcW w:w="7150" w:type="dxa"/>
          </w:tcPr>
          <w:p w:rsidR="00254328" w:rsidRDefault="00254328" w:rsidP="003C3B4F">
            <w:pPr>
              <w:keepNext/>
              <w:keepLines/>
              <w:widowControl w:val="0"/>
              <w:cnfStyle w:val="000000100000"/>
            </w:pPr>
            <w:r>
              <w:t>Structured Query Language</w:t>
            </w:r>
          </w:p>
        </w:tc>
      </w:tr>
      <w:tr w:rsidR="00254328" w:rsidRPr="002469FB" w:rsidTr="00254328">
        <w:tc>
          <w:tcPr>
            <w:cnfStyle w:val="001000000000"/>
            <w:tcW w:w="2898" w:type="dxa"/>
          </w:tcPr>
          <w:p w:rsidR="00254328" w:rsidRDefault="00254328" w:rsidP="003C3B4F">
            <w:pPr>
              <w:keepNext/>
              <w:keepLines/>
              <w:widowControl w:val="0"/>
              <w:rPr>
                <w:i/>
              </w:rPr>
            </w:pPr>
            <w:r>
              <w:rPr>
                <w:i/>
              </w:rPr>
              <w:t>Stakeholder</w:t>
            </w:r>
          </w:p>
        </w:tc>
        <w:tc>
          <w:tcPr>
            <w:tcW w:w="7150" w:type="dxa"/>
          </w:tcPr>
          <w:p w:rsidR="00254328" w:rsidRDefault="00254328" w:rsidP="003C3B4F">
            <w:pPr>
              <w:keepNext/>
              <w:keepLines/>
              <w:widowControl w:val="0"/>
              <w:cnfStyle w:val="000000000000"/>
            </w:pPr>
            <w:r>
              <w:t>Anyone who has a stake in the outcome of the project</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System Admin</w:t>
            </w:r>
          </w:p>
        </w:tc>
        <w:tc>
          <w:tcPr>
            <w:tcW w:w="7150" w:type="dxa"/>
          </w:tcPr>
          <w:p w:rsidR="00254328" w:rsidRDefault="00254328" w:rsidP="003C3B4F">
            <w:pPr>
              <w:keepNext/>
              <w:keepLines/>
              <w:widowControl w:val="0"/>
              <w:cnfStyle w:val="000000100000"/>
            </w:pPr>
            <w:r>
              <w:t>User of the system, able to manage other user accounts</w:t>
            </w:r>
          </w:p>
        </w:tc>
      </w:tr>
      <w:tr w:rsidR="00254328" w:rsidRPr="002469FB" w:rsidTr="00254328">
        <w:tc>
          <w:tcPr>
            <w:cnfStyle w:val="001000000000"/>
            <w:tcW w:w="2898" w:type="dxa"/>
          </w:tcPr>
          <w:p w:rsidR="00254328" w:rsidRDefault="00254328" w:rsidP="003C3B4F">
            <w:pPr>
              <w:keepNext/>
              <w:keepLines/>
              <w:widowControl w:val="0"/>
              <w:rPr>
                <w:i/>
              </w:rPr>
            </w:pPr>
            <w:r>
              <w:rPr>
                <w:i/>
              </w:rPr>
              <w:t>System Developer</w:t>
            </w:r>
          </w:p>
        </w:tc>
        <w:tc>
          <w:tcPr>
            <w:tcW w:w="7150" w:type="dxa"/>
          </w:tcPr>
          <w:p w:rsidR="00254328" w:rsidRDefault="00254328" w:rsidP="003C3B4F">
            <w:pPr>
              <w:keepNext/>
              <w:keepLines/>
              <w:widowControl w:val="0"/>
              <w:cnfStyle w:val="000000000000"/>
            </w:pPr>
            <w:r>
              <w:t>An individual involved in the design and construction of a system</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Tester</w:t>
            </w:r>
          </w:p>
        </w:tc>
        <w:tc>
          <w:tcPr>
            <w:tcW w:w="7150" w:type="dxa"/>
          </w:tcPr>
          <w:p w:rsidR="00254328" w:rsidRDefault="00254328" w:rsidP="003C3B4F">
            <w:pPr>
              <w:keepNext/>
              <w:keepLines/>
              <w:widowControl w:val="0"/>
              <w:cnfStyle w:val="000000100000"/>
            </w:pPr>
            <w:r>
              <w:t>An individual involved in the testing of a system</w:t>
            </w:r>
          </w:p>
        </w:tc>
      </w:tr>
      <w:tr w:rsidR="00254328" w:rsidRPr="002469FB" w:rsidTr="00254328">
        <w:tc>
          <w:tcPr>
            <w:cnfStyle w:val="001000000000"/>
            <w:tcW w:w="2898" w:type="dxa"/>
          </w:tcPr>
          <w:p w:rsidR="00254328" w:rsidRDefault="00254328" w:rsidP="003C3B4F">
            <w:pPr>
              <w:keepNext/>
              <w:keepLines/>
              <w:widowControl w:val="0"/>
              <w:rPr>
                <w:i/>
              </w:rPr>
            </w:pPr>
            <w:r>
              <w:rPr>
                <w:i/>
              </w:rPr>
              <w:t>UAH</w:t>
            </w:r>
          </w:p>
        </w:tc>
        <w:tc>
          <w:tcPr>
            <w:tcW w:w="7150" w:type="dxa"/>
          </w:tcPr>
          <w:p w:rsidR="00254328" w:rsidRDefault="00254328" w:rsidP="003C3B4F">
            <w:pPr>
              <w:keepNext/>
              <w:keepLines/>
              <w:widowControl w:val="0"/>
              <w:cnfStyle w:val="000000000000"/>
            </w:pPr>
            <w:r>
              <w:t>The University of Alabama in Huntsville</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User</w:t>
            </w:r>
          </w:p>
        </w:tc>
        <w:tc>
          <w:tcPr>
            <w:tcW w:w="7150" w:type="dxa"/>
          </w:tcPr>
          <w:p w:rsidR="00254328" w:rsidRDefault="00254328" w:rsidP="003C3B4F">
            <w:pPr>
              <w:keepNext/>
              <w:keepLines/>
              <w:widowControl w:val="0"/>
              <w:cnfStyle w:val="000000100000"/>
            </w:pPr>
            <w:r>
              <w:t>Operator of the system</w:t>
            </w:r>
          </w:p>
        </w:tc>
      </w:tr>
      <w:tr w:rsidR="00254328" w:rsidRPr="002469FB" w:rsidTr="00254328">
        <w:tc>
          <w:tcPr>
            <w:cnfStyle w:val="001000000000"/>
            <w:tcW w:w="2898" w:type="dxa"/>
          </w:tcPr>
          <w:p w:rsidR="00254328" w:rsidRDefault="00254328" w:rsidP="003C3B4F">
            <w:pPr>
              <w:keepNext/>
              <w:keepLines/>
              <w:widowControl w:val="0"/>
              <w:rPr>
                <w:i/>
              </w:rPr>
            </w:pPr>
            <w:r>
              <w:rPr>
                <w:i/>
              </w:rPr>
              <w:t>View</w:t>
            </w:r>
          </w:p>
        </w:tc>
        <w:tc>
          <w:tcPr>
            <w:tcW w:w="7150" w:type="dxa"/>
          </w:tcPr>
          <w:p w:rsidR="00254328" w:rsidRDefault="00254328" w:rsidP="003C3B4F">
            <w:pPr>
              <w:keepNext/>
              <w:keepLines/>
              <w:widowControl w:val="0"/>
              <w:cnfStyle w:val="000000000000"/>
            </w:pPr>
            <w:r>
              <w:t>User presentation GUI</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Web Application</w:t>
            </w:r>
          </w:p>
        </w:tc>
        <w:tc>
          <w:tcPr>
            <w:tcW w:w="7150" w:type="dxa"/>
          </w:tcPr>
          <w:p w:rsidR="00254328" w:rsidRDefault="00254328" w:rsidP="003C3B4F">
            <w:pPr>
              <w:keepNext/>
              <w:keepLines/>
              <w:widowControl w:val="0"/>
              <w:cnfStyle w:val="000000100000"/>
            </w:pPr>
            <w:r>
              <w:t>An application hosted on a server and accessible via the internet most commonly through a web browser</w:t>
            </w:r>
          </w:p>
        </w:tc>
      </w:tr>
      <w:tr w:rsidR="00254328" w:rsidRPr="002469FB" w:rsidTr="00254328">
        <w:tc>
          <w:tcPr>
            <w:cnfStyle w:val="001000000000"/>
            <w:tcW w:w="2898" w:type="dxa"/>
          </w:tcPr>
          <w:p w:rsidR="00254328" w:rsidRDefault="00254328" w:rsidP="003C3B4F">
            <w:pPr>
              <w:keepNext/>
              <w:keepLines/>
              <w:widowControl w:val="0"/>
              <w:rPr>
                <w:i/>
              </w:rPr>
            </w:pPr>
            <w:r>
              <w:rPr>
                <w:i/>
              </w:rPr>
              <w:t>Web Based</w:t>
            </w:r>
          </w:p>
        </w:tc>
        <w:tc>
          <w:tcPr>
            <w:tcW w:w="7150" w:type="dxa"/>
          </w:tcPr>
          <w:p w:rsidR="00254328" w:rsidRDefault="00254328" w:rsidP="003C3B4F">
            <w:pPr>
              <w:keepNext/>
              <w:keepLines/>
              <w:widowControl w:val="0"/>
              <w:cnfStyle w:val="000000000000"/>
            </w:pPr>
            <w:r>
              <w:t>Accessible via the internet utilizing HTTP/HTTPS</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Web Browser</w:t>
            </w:r>
          </w:p>
        </w:tc>
        <w:tc>
          <w:tcPr>
            <w:tcW w:w="7150" w:type="dxa"/>
          </w:tcPr>
          <w:p w:rsidR="00254328" w:rsidRDefault="00254328" w:rsidP="003C3B4F">
            <w:pPr>
              <w:keepNext/>
              <w:keepLines/>
              <w:widowControl w:val="0"/>
              <w:cnfStyle w:val="000000100000"/>
            </w:pPr>
            <w:r>
              <w:t>An interface to view web applications over the internet (example: Firefox, Internet Explorer)</w:t>
            </w:r>
          </w:p>
        </w:tc>
      </w:tr>
      <w:tr w:rsidR="00254328" w:rsidRPr="002469FB" w:rsidTr="00254328">
        <w:tc>
          <w:tcPr>
            <w:cnfStyle w:val="001000000000"/>
            <w:tcW w:w="2898" w:type="dxa"/>
          </w:tcPr>
          <w:p w:rsidR="00254328" w:rsidRDefault="00254328" w:rsidP="003C3B4F">
            <w:pPr>
              <w:keepNext/>
              <w:keepLines/>
              <w:widowControl w:val="0"/>
              <w:rPr>
                <w:i/>
              </w:rPr>
            </w:pPr>
            <w:r>
              <w:rPr>
                <w:i/>
              </w:rPr>
              <w:t>Web Service</w:t>
            </w:r>
          </w:p>
        </w:tc>
        <w:tc>
          <w:tcPr>
            <w:tcW w:w="7150" w:type="dxa"/>
          </w:tcPr>
          <w:p w:rsidR="00254328" w:rsidRDefault="00254328" w:rsidP="003C3B4F">
            <w:pPr>
              <w:keepNext/>
              <w:keepLines/>
              <w:widowControl w:val="0"/>
              <w:cnfStyle w:val="000000000000"/>
            </w:pPr>
            <w:r>
              <w:t>A software service accessible over the internet</w:t>
            </w:r>
          </w:p>
        </w:tc>
      </w:tr>
    </w:tbl>
    <w:p w:rsidR="0017110C" w:rsidRPr="0039305F" w:rsidRDefault="0017110C" w:rsidP="003C3B4F">
      <w:pPr>
        <w:keepNext/>
        <w:keepLines/>
      </w:pPr>
    </w:p>
    <w:p w:rsidR="0017110C" w:rsidRDefault="0017110C" w:rsidP="003C3B4F">
      <w:pPr>
        <w:pStyle w:val="Heading2"/>
      </w:pPr>
      <w:r>
        <w:t xml:space="preserve"> </w:t>
      </w:r>
      <w:bookmarkStart w:id="211" w:name="_Toc431750920"/>
      <w:bookmarkStart w:id="212" w:name="_Toc431762514"/>
      <w:bookmarkStart w:id="213" w:name="_Toc436647471"/>
      <w:r>
        <w:t>References</w:t>
      </w:r>
      <w:bookmarkEnd w:id="211"/>
      <w:bookmarkEnd w:id="212"/>
      <w:bookmarkEnd w:id="213"/>
    </w:p>
    <w:p w:rsidR="0017110C" w:rsidRDefault="0017110C" w:rsidP="003C3B4F">
      <w:pPr>
        <w:keepNext/>
        <w:keepLines/>
      </w:pPr>
      <w:r>
        <w:t xml:space="preserve">IEEE </w:t>
      </w:r>
      <w:proofErr w:type="gramStart"/>
      <w:r>
        <w:t>Std</w:t>
      </w:r>
      <w:proofErr w:type="gramEnd"/>
      <w:r>
        <w:t xml:space="preserve"> 1016-1998</w:t>
      </w:r>
      <w:r w:rsidRPr="004E6292">
        <w:t xml:space="preserve">, </w:t>
      </w:r>
      <w:r>
        <w:t>IEEE Standard for Software Design Specification</w:t>
      </w:r>
    </w:p>
    <w:p w:rsidR="00812105" w:rsidRDefault="0007275F" w:rsidP="003C3B4F">
      <w:pPr>
        <w:keepNext/>
        <w:keepLines/>
      </w:pPr>
      <w:r w:rsidRPr="0007275F">
        <w:t>Definitions for New Race and Ethnicity Categories</w:t>
      </w:r>
      <w:r>
        <w:t xml:space="preserve"> (</w:t>
      </w:r>
      <w:r w:rsidRPr="0007275F">
        <w:t>https://nces.ed.gov/ipeds/reic/definitions.asp</w:t>
      </w:r>
      <w:r>
        <w:t>)</w:t>
      </w:r>
    </w:p>
    <w:p w:rsidR="00812105" w:rsidRDefault="00432BB9" w:rsidP="003C3B4F">
      <w:pPr>
        <w:keepNext/>
        <w:keepLines/>
      </w:pPr>
      <w:hyperlink r:id="rId14"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3C3B4F">
      <w:pPr>
        <w:pStyle w:val="Heading2"/>
      </w:pPr>
      <w:bookmarkStart w:id="214" w:name="_Toc436647472"/>
      <w:r>
        <w:t>Overview</w:t>
      </w:r>
      <w:bookmarkEnd w:id="214"/>
    </w:p>
    <w:p w:rsidR="00812105" w:rsidRDefault="00185338" w:rsidP="003C3B4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3C3B4F">
      <w:pPr>
        <w:pStyle w:val="Heading2"/>
        <w:spacing w:before="0" w:after="200"/>
        <w:contextualSpacing/>
      </w:pPr>
      <w:bookmarkStart w:id="215" w:name="_Toc434658785"/>
      <w:bookmarkStart w:id="216" w:name="_Toc436647473"/>
      <w:r>
        <w:t>Application Framework</w:t>
      </w:r>
      <w:bookmarkEnd w:id="215"/>
      <w:bookmarkEnd w:id="216"/>
    </w:p>
    <w:p w:rsidR="00812105" w:rsidRDefault="002F2E05" w:rsidP="003C3B4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3C3B4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3C3B4F">
      <w:pPr>
        <w:pStyle w:val="Heading1"/>
      </w:pPr>
      <w:bookmarkStart w:id="217" w:name="_Toc436647474"/>
      <w:r>
        <w:t>System Architecture Description</w:t>
      </w:r>
      <w:bookmarkEnd w:id="217"/>
    </w:p>
    <w:p w:rsidR="00812105" w:rsidRDefault="00EA2092" w:rsidP="003C3B4F">
      <w:pPr>
        <w:pStyle w:val="Heading2"/>
      </w:pPr>
      <w:bookmarkStart w:id="218" w:name="_Toc436647475"/>
      <w:r>
        <w:t>Overview of Components</w:t>
      </w:r>
      <w:bookmarkEnd w:id="218"/>
    </w:p>
    <w:p w:rsidR="00812105" w:rsidRDefault="003868C2" w:rsidP="003C3B4F">
      <w:pPr>
        <w:keepNext/>
        <w:keepLines/>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3C3B4F">
      <w:pPr>
        <w:keepNext/>
        <w:keepLines/>
        <w:spacing w:after="0" w:line="240" w:lineRule="auto"/>
        <w:jc w:val="center"/>
      </w:pPr>
      <w:r w:rsidRPr="00EA2092">
        <w:rPr>
          <w:b/>
        </w:rPr>
        <w:t>Figure 2.1</w:t>
      </w:r>
      <w:r w:rsidR="00C80C83">
        <w:t xml:space="preserve">: </w:t>
      </w:r>
      <w:r>
        <w:t>Architectural Overview</w:t>
      </w:r>
    </w:p>
    <w:p w:rsidR="00812105" w:rsidRDefault="00812105" w:rsidP="003C3B4F">
      <w:pPr>
        <w:keepNext/>
        <w:keepLines/>
        <w:spacing w:after="0" w:line="240" w:lineRule="auto"/>
        <w:jc w:val="center"/>
      </w:pPr>
    </w:p>
    <w:p w:rsidR="00812105" w:rsidRDefault="00EA2092" w:rsidP="003C3B4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3C3B4F">
      <w:pPr>
        <w:pStyle w:val="Heading2"/>
      </w:pPr>
      <w:bookmarkStart w:id="219" w:name="_Toc436647476"/>
      <w:r>
        <w:t>Structure and Relationships</w:t>
      </w:r>
      <w:bookmarkEnd w:id="219"/>
    </w:p>
    <w:p w:rsidR="00812105" w:rsidRDefault="00EA28CA" w:rsidP="003C3B4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3C3B4F">
      <w:pPr>
        <w:pStyle w:val="Heading3"/>
        <w:keepNext/>
        <w:keepLines/>
      </w:pPr>
      <w:bookmarkStart w:id="220" w:name="_Toc436647477"/>
      <w:r>
        <w:t>Data Ingestion</w:t>
      </w:r>
      <w:bookmarkEnd w:id="220"/>
    </w:p>
    <w:p w:rsidR="00812105" w:rsidRDefault="001A5281" w:rsidP="003C3B4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3C3B4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3C3B4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3C3B4F">
      <w:pPr>
        <w:keepNext/>
        <w:keepLines/>
      </w:pPr>
      <w:r w:rsidRPr="00D6053C">
        <w:rPr>
          <w:noProof/>
        </w:rPr>
        <w:drawing>
          <wp:inline distT="0" distB="0" distL="0" distR="0">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3C3B4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3C3B4F">
      <w:pPr>
        <w:pStyle w:val="Heading3"/>
        <w:keepNext/>
        <w:keepLines/>
      </w:pPr>
      <w:bookmarkStart w:id="221" w:name="_Toc436647478"/>
      <w:r>
        <w:t>Administrator Tools</w:t>
      </w:r>
      <w:bookmarkEnd w:id="221"/>
    </w:p>
    <w:p w:rsidR="003A2D87" w:rsidRPr="00DF4BAA" w:rsidRDefault="003A2D87" w:rsidP="003C3B4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3C3B4F">
      <w:pPr>
        <w:keepNext/>
        <w:keepLines/>
      </w:pPr>
      <w:r>
        <w:rPr>
          <w:noProof/>
        </w:rPr>
        <w:drawing>
          <wp:inline distT="0" distB="0" distL="0" distR="0">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3C3B4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3C3B4F">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3C3B4F">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3C3B4F">
      <w:pPr>
        <w:pStyle w:val="Caption"/>
        <w:keepNext/>
        <w:keepLines/>
        <w:jc w:val="center"/>
        <w:rPr>
          <w:color w:val="auto"/>
          <w:sz w:val="24"/>
          <w:szCs w:val="24"/>
        </w:rPr>
      </w:pPr>
      <w:r>
        <w:rPr>
          <w:noProof/>
        </w:rPr>
        <w:drawing>
          <wp:inline distT="0" distB="0" distL="0" distR="0">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3C3B4F">
      <w:pPr>
        <w:keepNext/>
        <w:keepLines/>
      </w:pPr>
    </w:p>
    <w:p w:rsidR="000D5552" w:rsidRDefault="000D5552" w:rsidP="003C3B4F">
      <w:pPr>
        <w:pStyle w:val="Heading3"/>
        <w:keepNext/>
        <w:keepLines/>
      </w:pPr>
      <w:bookmarkStart w:id="222" w:name="_Toc436647479"/>
      <w:r>
        <w:t>Account Management</w:t>
      </w:r>
      <w:bookmarkEnd w:id="222"/>
    </w:p>
    <w:p w:rsidR="007E3E89" w:rsidRDefault="000D5552" w:rsidP="003C3B4F">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3C3B4F">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3C3B4F">
      <w:pPr>
        <w:keepNext/>
        <w:keepLines/>
        <w:jc w:val="center"/>
      </w:pPr>
      <w:r>
        <w:rPr>
          <w:noProof/>
        </w:rPr>
        <w:drawing>
          <wp:inline distT="0" distB="0" distL="0" distR="0">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3C3B4F">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3C3B4F">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3C3B4F">
      <w:pPr>
        <w:keepNext/>
        <w:keepLines/>
      </w:pPr>
    </w:p>
    <w:p w:rsidR="000D5552" w:rsidRDefault="000D5552" w:rsidP="003C3B4F">
      <w:pPr>
        <w:keepNext/>
        <w:keepLines/>
        <w:jc w:val="center"/>
      </w:pPr>
      <w:r>
        <w:rPr>
          <w:noProof/>
        </w:rPr>
        <w:drawing>
          <wp:inline distT="0" distB="0" distL="0" distR="0">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3C3B4F">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3C3B4F">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3C3B4F">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3C3B4F">
      <w:pPr>
        <w:keepNext/>
        <w:keepLines/>
        <w:jc w:val="center"/>
      </w:pPr>
      <w:r>
        <w:rPr>
          <w:noProof/>
        </w:rPr>
        <w:drawing>
          <wp:inline distT="0" distB="0" distL="0" distR="0">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7</w:t>
      </w:r>
      <w:r w:rsidRPr="001E5B33">
        <w:t>:</w:t>
      </w:r>
      <w:r>
        <w:rPr>
          <w:b/>
        </w:rPr>
        <w:t xml:space="preserve"> </w:t>
      </w:r>
      <w:r>
        <w:t>Login Sequence Diagram</w:t>
      </w:r>
    </w:p>
    <w:p w:rsidR="00565F75" w:rsidRDefault="00565F75" w:rsidP="003C3B4F">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3C3B4F">
      <w:pPr>
        <w:keepNext/>
        <w:keepLines/>
        <w:jc w:val="center"/>
      </w:pPr>
      <w:r>
        <w:rPr>
          <w:noProof/>
        </w:rPr>
        <w:drawing>
          <wp:inline distT="0" distB="0" distL="0" distR="0">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8</w:t>
      </w:r>
      <w:r w:rsidRPr="001E5B33">
        <w:t>:</w:t>
      </w:r>
      <w:r>
        <w:rPr>
          <w:b/>
        </w:rPr>
        <w:t xml:space="preserve"> </w:t>
      </w:r>
      <w:r>
        <w:t>Logoff Sequence Diagram</w:t>
      </w:r>
    </w:p>
    <w:p w:rsidR="00565F75" w:rsidRDefault="00737642" w:rsidP="003C3B4F">
      <w:pPr>
        <w:pStyle w:val="Heading3"/>
        <w:keepNext/>
        <w:keepLines/>
      </w:pPr>
      <w:bookmarkStart w:id="223" w:name="_Toc436647480"/>
      <w:r>
        <w:t>Physician Actions</w:t>
      </w:r>
      <w:bookmarkEnd w:id="223"/>
    </w:p>
    <w:p w:rsidR="00737642" w:rsidRDefault="00737642" w:rsidP="003C3B4F">
      <w:pPr>
        <w:keepNext/>
        <w:keepLines/>
      </w:pPr>
      <w:r>
        <w:rPr>
          <w:noProof/>
        </w:rPr>
        <w:drawing>
          <wp:inline distT="0" distB="0" distL="0" distR="0">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3C3B4F">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3C3B4F">
      <w:pPr>
        <w:keepNext/>
        <w:keepLines/>
      </w:pPr>
      <w:r>
        <w:t>Physician: Create Patient</w:t>
      </w:r>
    </w:p>
    <w:p w:rsidR="00737642" w:rsidRDefault="00737642" w:rsidP="003C3B4F">
      <w:pPr>
        <w:keepNext/>
        <w:keepLines/>
      </w:pPr>
      <w:r>
        <w:t>The “Physician: Create Patient” sequence diagram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3C3B4F">
      <w:pPr>
        <w:keepNext/>
        <w:keepLines/>
        <w:jc w:val="center"/>
      </w:pPr>
      <w:r>
        <w:rPr>
          <w:noProof/>
        </w:rPr>
        <w:drawing>
          <wp:inline distT="0" distB="0" distL="0" distR="0">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3C3B4F">
      <w:pPr>
        <w:keepNext/>
        <w:keepLines/>
      </w:pPr>
      <w:r>
        <w:t>Physician: Delete Patient</w:t>
      </w:r>
    </w:p>
    <w:p w:rsidR="00737642" w:rsidRDefault="00737642" w:rsidP="003C3B4F">
      <w:pPr>
        <w:keepNext/>
        <w:keepLines/>
      </w:pPr>
      <w:r>
        <w:t>The “Physician: Delete Patient” sequence diagram 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3C3B4F">
      <w:pPr>
        <w:keepNext/>
        <w:keepLines/>
        <w:jc w:val="center"/>
      </w:pPr>
      <w:r>
        <w:rPr>
          <w:noProof/>
        </w:rPr>
        <w:drawing>
          <wp:inline distT="0" distB="0" distL="0" distR="0">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3C3B4F">
      <w:pPr>
        <w:keepNext/>
        <w:keepLines/>
      </w:pPr>
      <w:r>
        <w:t>Physician: View Patient Data</w:t>
      </w:r>
    </w:p>
    <w:p w:rsidR="00737642" w:rsidRDefault="00737642" w:rsidP="003C3B4F">
      <w:pPr>
        <w:keepNext/>
        <w:keepLines/>
      </w:pPr>
      <w:r>
        <w:t xml:space="preserve">The “Physician: View Patient Data” sequence diagram 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3C3B4F">
      <w:pPr>
        <w:pStyle w:val="Heading3"/>
        <w:keepNext/>
        <w:keepLines/>
      </w:pPr>
      <w:bookmarkStart w:id="224" w:name="_Toc436647481"/>
      <w:r>
        <w:t>Experiment Tools</w:t>
      </w:r>
      <w:bookmarkEnd w:id="224"/>
    </w:p>
    <w:p w:rsidR="009B2D67" w:rsidRDefault="009B2D67" w:rsidP="003C3B4F">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3C3B4F">
      <w:pPr>
        <w:keepNext/>
        <w:keepLines/>
      </w:pPr>
      <w:r>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3C3B4F">
      <w:pPr>
        <w:keepNext/>
        <w:keepLines/>
      </w:pPr>
      <w:r>
        <w:rPr>
          <w:noProof/>
        </w:rPr>
        <w:drawing>
          <wp:inline distT="0" distB="0" distL="0" distR="0">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3C3B4F">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3C3B4F">
      <w:pPr>
        <w:keepNext/>
        <w:keepLines/>
      </w:pPr>
      <w:r>
        <w:rPr>
          <w:noProof/>
        </w:rPr>
        <w:drawing>
          <wp:inline distT="0" distB="0" distL="0" distR="0">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3C3B4F">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3C3B4F">
      <w:pPr>
        <w:keepNext/>
        <w:keepLines/>
      </w:pPr>
      <w:r>
        <w:rPr>
          <w:noProof/>
        </w:rPr>
        <w:drawing>
          <wp:inline distT="0" distB="0" distL="0" distR="0">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3C3B4F">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3C3B4F">
      <w:pPr>
        <w:keepNext/>
        <w:keepLines/>
      </w:pPr>
      <w:r>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3C3B4F">
      <w:pPr>
        <w:keepNext/>
        <w:keepLines/>
        <w:jc w:val="center"/>
      </w:pPr>
      <w:r>
        <w:rPr>
          <w:b/>
          <w:noProof/>
        </w:rPr>
        <w:drawing>
          <wp:inline distT="0" distB="0" distL="0" distR="0">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C758B7" w:rsidRDefault="00C758B7" w:rsidP="00C758B7">
      <w:pPr>
        <w:pStyle w:val="Heading3"/>
        <w:keepNext/>
        <w:keepLines/>
        <w:rPr>
          <w:ins w:id="225" w:author="rewjs" w:date="2015-11-30T11:26:00Z"/>
        </w:rPr>
      </w:pPr>
      <w:bookmarkStart w:id="226" w:name="_Toc436647482"/>
      <w:ins w:id="227" w:author="rewjs" w:date="2015-11-30T11:26:00Z">
        <w:r>
          <w:t>Patient Actions</w:t>
        </w:r>
        <w:bookmarkEnd w:id="226"/>
      </w:ins>
    </w:p>
    <w:p w:rsidR="00C758B7" w:rsidRDefault="00C758B7" w:rsidP="00C758B7">
      <w:pPr>
        <w:keepNext/>
        <w:keepLines/>
        <w:rPr>
          <w:ins w:id="228" w:author="rewjs" w:date="2015-11-30T11:26:00Z"/>
        </w:rPr>
      </w:pPr>
      <w:ins w:id="229" w:author="rewjs" w:date="2015-11-30T11:27:00Z">
        <w:r>
          <w:t>Patient</w:t>
        </w:r>
      </w:ins>
      <w:ins w:id="230" w:author="rewjs" w:date="2015-11-30T11:26:00Z">
        <w:r>
          <w:t>: View Patient Data</w:t>
        </w:r>
      </w:ins>
    </w:p>
    <w:p w:rsidR="00460CF6" w:rsidRDefault="00C758B7" w:rsidP="00C758B7">
      <w:pPr>
        <w:keepNext/>
        <w:keepLines/>
        <w:rPr>
          <w:ins w:id="231" w:author="rewjs" w:date="2015-11-30T11:30:00Z"/>
        </w:rPr>
      </w:pPr>
      <w:ins w:id="232" w:author="rewjs" w:date="2015-11-30T11:26:00Z">
        <w:r>
          <w:t>The “</w:t>
        </w:r>
      </w:ins>
      <w:ins w:id="233" w:author="rewjs" w:date="2015-11-30T11:27:00Z">
        <w:r>
          <w:t>Patient</w:t>
        </w:r>
      </w:ins>
      <w:ins w:id="234" w:author="rewjs" w:date="2015-11-30T11:26:00Z">
        <w:r>
          <w:t xml:space="preserve">: View Patient Data” sequence diagram details the interactions when a </w:t>
        </w:r>
      </w:ins>
      <w:ins w:id="235" w:author="rewjs" w:date="2015-11-30T11:27:00Z">
        <w:r>
          <w:t>patient</w:t>
        </w:r>
      </w:ins>
      <w:ins w:id="236" w:author="rewjs" w:date="2015-11-30T11:26:00Z">
        <w:r>
          <w:t xml:space="preserve"> wants to view </w:t>
        </w:r>
      </w:ins>
      <w:ins w:id="237" w:author="rewjs" w:date="2015-11-30T11:27:00Z">
        <w:r>
          <w:t xml:space="preserve">their </w:t>
        </w:r>
      </w:ins>
      <w:ins w:id="238" w:author="rewjs" w:date="2015-11-30T11:44:00Z">
        <w:r w:rsidR="00557925">
          <w:t xml:space="preserve">own </w:t>
        </w:r>
      </w:ins>
      <w:ins w:id="239" w:author="rewjs" w:date="2015-11-30T11:27:00Z">
        <w:r>
          <w:t>data</w:t>
        </w:r>
      </w:ins>
      <w:ins w:id="240" w:author="rewjs" w:date="2015-11-30T11:26:00Z">
        <w:r>
          <w:t xml:space="preserve">.  The </w:t>
        </w:r>
        <w:proofErr w:type="spellStart"/>
        <w:r>
          <w:t>P</w:t>
        </w:r>
      </w:ins>
      <w:ins w:id="241" w:author="rewjs" w:date="2015-11-30T11:28:00Z">
        <w:r>
          <w:t>atient</w:t>
        </w:r>
      </w:ins>
      <w:ins w:id="242" w:author="rewjs" w:date="2015-11-30T11:26:00Z">
        <w:r>
          <w:t>Controller</w:t>
        </w:r>
        <w:proofErr w:type="spellEnd"/>
        <w:r>
          <w:t xml:space="preserve"> will query the database for </w:t>
        </w:r>
      </w:ins>
      <w:ins w:id="243" w:author="rewjs" w:date="2015-11-30T11:28:00Z">
        <w:r>
          <w:t>their</w:t>
        </w:r>
      </w:ins>
      <w:ins w:id="244" w:author="rewjs" w:date="2015-11-30T11:26:00Z">
        <w:r>
          <w:t xml:space="preserve"> information.  The </w:t>
        </w:r>
        <w:proofErr w:type="spellStart"/>
        <w:r>
          <w:t>P</w:t>
        </w:r>
      </w:ins>
      <w:ins w:id="245" w:author="rewjs" w:date="2015-11-30T11:28:00Z">
        <w:r>
          <w:t>atient</w:t>
        </w:r>
      </w:ins>
      <w:ins w:id="246" w:author="rewjs" w:date="2015-11-30T11:26:00Z">
        <w:r>
          <w:t>View</w:t>
        </w:r>
        <w:proofErr w:type="spellEnd"/>
        <w:r>
          <w:t xml:space="preserve"> will display </w:t>
        </w:r>
      </w:ins>
      <w:ins w:id="247" w:author="rewjs" w:date="2015-11-30T11:28:00Z">
        <w:r>
          <w:t>their</w:t>
        </w:r>
      </w:ins>
      <w:ins w:id="248" w:author="rewjs" w:date="2015-11-30T11:26:00Z">
        <w:r>
          <w:t xml:space="preserve"> information</w:t>
        </w:r>
      </w:ins>
      <w:ins w:id="249" w:author="rewjs" w:date="2015-11-30T11:28:00Z">
        <w:r>
          <w:t>.</w:t>
        </w:r>
      </w:ins>
    </w:p>
    <w:p w:rsidR="00A72A82" w:rsidRDefault="001F2595" w:rsidP="00C758B7">
      <w:pPr>
        <w:keepNext/>
        <w:keepLines/>
        <w:rPr>
          <w:ins w:id="250" w:author="rewjs" w:date="2015-11-30T11:43:00Z"/>
        </w:rPr>
      </w:pPr>
      <w:ins w:id="251" w:author="rewjs" w:date="2015-12-01T10:41:00Z">
        <w:r>
          <w:rPr>
            <w:noProof/>
          </w:rPr>
          <w:drawing>
            <wp:inline distT="0" distB="0" distL="0" distR="0">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ins>
    </w:p>
    <w:p w:rsidR="00000000" w:rsidRDefault="00A72A82">
      <w:pPr>
        <w:keepNext/>
        <w:keepLines/>
        <w:jc w:val="center"/>
        <w:pPrChange w:id="252" w:author="rewjs" w:date="2015-11-30T11:43:00Z">
          <w:pPr>
            <w:keepNext/>
            <w:keepLines/>
          </w:pPr>
        </w:pPrChange>
      </w:pPr>
      <w:ins w:id="253" w:author="rewjs" w:date="2015-11-30T11:43:00Z">
        <w:r w:rsidRPr="001E5B33">
          <w:rPr>
            <w:b/>
          </w:rPr>
          <w:t>Figure 2.</w:t>
        </w:r>
        <w:r>
          <w:rPr>
            <w:b/>
          </w:rPr>
          <w:t>16</w:t>
        </w:r>
        <w:r w:rsidRPr="001E5B33">
          <w:t>:</w:t>
        </w:r>
        <w:r>
          <w:rPr>
            <w:b/>
          </w:rPr>
          <w:t xml:space="preserve"> </w:t>
        </w:r>
        <w:r w:rsidR="00557925">
          <w:t xml:space="preserve">View </w:t>
        </w:r>
      </w:ins>
      <w:ins w:id="254" w:author="rewjs" w:date="2015-11-30T11:44:00Z">
        <w:r w:rsidR="00557925">
          <w:t xml:space="preserve">Own </w:t>
        </w:r>
      </w:ins>
      <w:ins w:id="255" w:author="rewjs" w:date="2015-11-30T11:43:00Z">
        <w:r w:rsidR="00557925">
          <w:t>Data Sequence Diagram</w:t>
        </w:r>
      </w:ins>
    </w:p>
    <w:p w:rsidR="00DE6FC9" w:rsidRDefault="00DE6FC9" w:rsidP="003C3B4F">
      <w:pPr>
        <w:pStyle w:val="Heading2"/>
      </w:pPr>
      <w:bookmarkStart w:id="256" w:name="_Toc436615109"/>
      <w:bookmarkStart w:id="257" w:name="_Toc436615147"/>
      <w:bookmarkStart w:id="258" w:name="_Toc436647483"/>
      <w:bookmarkEnd w:id="256"/>
      <w:bookmarkEnd w:id="257"/>
      <w:r>
        <w:t>Database Schema</w:t>
      </w:r>
      <w:bookmarkEnd w:id="258"/>
    </w:p>
    <w:p w:rsidR="0007031F" w:rsidRPr="0007031F" w:rsidRDefault="00D91470" w:rsidP="003C3B4F">
      <w:pPr>
        <w:keepNext/>
        <w:keepLines/>
      </w:pPr>
      <w:r>
        <w:t>Figure 2.</w:t>
      </w:r>
      <w:r w:rsidR="00B81909">
        <w:t>16</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3C3B4F">
      <w:pPr>
        <w:keepNext/>
        <w:keepLines/>
      </w:pPr>
      <w:r>
        <w:rPr>
          <w:noProof/>
        </w:rPr>
        <w:drawing>
          <wp:inline distT="0" distB="0" distL="0" distR="0">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3C3B4F">
      <w:pPr>
        <w:keepNext/>
        <w:keepLines/>
        <w:jc w:val="center"/>
      </w:pPr>
      <w:r w:rsidRPr="0007031F">
        <w:rPr>
          <w:b/>
        </w:rPr>
        <w:t>Figure 2.</w:t>
      </w:r>
      <w:r w:rsidR="00B81909">
        <w:rPr>
          <w:b/>
        </w:rPr>
        <w:t>16</w:t>
      </w:r>
      <w:r w:rsidRPr="0007031F">
        <w:rPr>
          <w:b/>
        </w:rPr>
        <w:t>:</w:t>
      </w:r>
      <w:r>
        <w:t xml:space="preserve"> Database Schema</w:t>
      </w:r>
    </w:p>
    <w:p w:rsidR="00812105" w:rsidRDefault="005A781D" w:rsidP="003C3B4F">
      <w:pPr>
        <w:pStyle w:val="Heading1"/>
      </w:pPr>
      <w:bookmarkStart w:id="259" w:name="_Toc436647484"/>
      <w:r>
        <w:t>Detailed Description of Components</w:t>
      </w:r>
      <w:bookmarkEnd w:id="259"/>
    </w:p>
    <w:p w:rsidR="00812105" w:rsidRDefault="002C6ED4" w:rsidP="003C3B4F">
      <w:pPr>
        <w:pStyle w:val="Heading2"/>
      </w:pPr>
      <w:bookmarkStart w:id="260" w:name="_Toc436647485"/>
      <w:r>
        <w:t>Presentation Layer Overview</w:t>
      </w:r>
      <w:bookmarkEnd w:id="260"/>
    </w:p>
    <w:p w:rsidR="00812105" w:rsidRDefault="00287C9A" w:rsidP="003C3B4F">
      <w:pPr>
        <w:pStyle w:val="Heading3"/>
        <w:keepNext/>
        <w:keepLines/>
      </w:pPr>
      <w:bookmarkStart w:id="261" w:name="_Toc435182015"/>
      <w:bookmarkStart w:id="262" w:name="_Toc436647486"/>
      <w:r w:rsidRPr="00282662">
        <w:t>Controllers</w:t>
      </w:r>
      <w:bookmarkStart w:id="263" w:name="_UserLoginController"/>
      <w:bookmarkEnd w:id="261"/>
      <w:bookmarkEnd w:id="263"/>
      <w:bookmarkEnd w:id="262"/>
    </w:p>
    <w:p w:rsidR="00812105" w:rsidRPr="00297E9F" w:rsidRDefault="00287C9A" w:rsidP="003C3B4F">
      <w:pPr>
        <w:pStyle w:val="Heading4"/>
        <w:keepNext/>
        <w:keepLines/>
      </w:pPr>
      <w:proofErr w:type="spellStart"/>
      <w:r w:rsidRPr="00297E9F">
        <w:t>SelectDataController</w:t>
      </w:r>
      <w:bookmarkStart w:id="264" w:name="_UserAccountController"/>
      <w:bookmarkEnd w:id="264"/>
      <w:proofErr w:type="spellEnd"/>
    </w:p>
    <w:p w:rsidR="00812105" w:rsidRDefault="00287C9A" w:rsidP="003C3B4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3C3B4F">
      <w:pPr>
        <w:pStyle w:val="ListParagraph"/>
        <w:keepNext/>
        <w:keepLines/>
        <w:numPr>
          <w:ilvl w:val="1"/>
          <w:numId w:val="8"/>
        </w:numPr>
        <w:spacing w:after="0" w:line="240" w:lineRule="auto"/>
      </w:pPr>
      <w:r>
        <w:t>Dictionary containing the paths to the data files and a unique id.</w:t>
      </w:r>
    </w:p>
    <w:p w:rsidR="00812105" w:rsidRDefault="00812105" w:rsidP="003C3B4F">
      <w:pPr>
        <w:pStyle w:val="ListParagraph"/>
        <w:keepNext/>
        <w:keepLines/>
        <w:spacing w:after="0" w:line="240" w:lineRule="auto"/>
        <w:ind w:left="2160"/>
      </w:pPr>
    </w:p>
    <w:p w:rsidR="00812105" w:rsidRDefault="00287C9A" w:rsidP="003C3B4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3C3B4F">
      <w:pPr>
        <w:pStyle w:val="ListParagraph"/>
        <w:keepNext/>
        <w:keepLines/>
        <w:numPr>
          <w:ilvl w:val="1"/>
          <w:numId w:val="8"/>
        </w:numPr>
        <w:spacing w:after="0" w:line="240" w:lineRule="auto"/>
      </w:pPr>
      <w:r>
        <w:t>Path to the directory containing the data files to be processed.</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3C3B4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3C3B4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3C3B4F">
      <w:pPr>
        <w:pStyle w:val="ListParagraph"/>
        <w:keepNext/>
        <w:keepLines/>
        <w:numPr>
          <w:ilvl w:val="1"/>
          <w:numId w:val="7"/>
        </w:numPr>
        <w:spacing w:after="0" w:line="240" w:lineRule="auto"/>
      </w:pPr>
      <w:r>
        <w:t>When the clear button is clicked any stored data and file path(s) will be removed.</w:t>
      </w:r>
    </w:p>
    <w:p w:rsidR="00812105" w:rsidRDefault="00287C9A" w:rsidP="003C3B4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3C3B4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3C3B4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3C3B4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3C3B4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3C3B4F">
      <w:pPr>
        <w:pStyle w:val="ListParagraph"/>
        <w:keepNext/>
        <w:keepLines/>
        <w:spacing w:after="0" w:line="240" w:lineRule="auto"/>
        <w:ind w:left="2520"/>
      </w:pPr>
    </w:p>
    <w:p w:rsidR="00812105" w:rsidRDefault="00287C9A" w:rsidP="003C3B4F">
      <w:pPr>
        <w:pStyle w:val="Heading4"/>
        <w:keepNext/>
        <w:keepLines/>
      </w:pPr>
      <w:bookmarkStart w:id="265" w:name="_UserHomeController"/>
      <w:bookmarkStart w:id="266" w:name="_Toc435182017"/>
      <w:bookmarkEnd w:id="265"/>
      <w:proofErr w:type="spellStart"/>
      <w:r>
        <w:t>SelectActivity</w:t>
      </w:r>
      <w:r w:rsidRPr="00896712">
        <w:t>Controller</w:t>
      </w:r>
      <w:bookmarkEnd w:id="266"/>
      <w:proofErr w:type="spellEnd"/>
    </w:p>
    <w:p w:rsidR="00812105" w:rsidRDefault="00287C9A" w:rsidP="003C3B4F">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3C3B4F">
      <w:pPr>
        <w:keepNext/>
        <w:keepLines/>
        <w:spacing w:after="0" w:line="240" w:lineRule="auto"/>
      </w:pP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3C3B4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3C3B4F">
      <w:pPr>
        <w:pStyle w:val="ListParagraph"/>
        <w:keepNext/>
        <w:keepLines/>
        <w:numPr>
          <w:ilvl w:val="1"/>
          <w:numId w:val="7"/>
        </w:numPr>
        <w:spacing w:after="0" w:line="240" w:lineRule="auto"/>
      </w:pPr>
      <w:r>
        <w:t>A data file is selected (id).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3C3B4F">
      <w:pPr>
        <w:pStyle w:val="ListParagraph"/>
        <w:keepNext/>
        <w:keepLines/>
        <w:numPr>
          <w:ilvl w:val="1"/>
          <w:numId w:val="7"/>
        </w:numPr>
        <w:spacing w:after="0" w:line="240" w:lineRule="auto"/>
      </w:pPr>
      <w:r>
        <w:t>An activity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3C3B4F">
      <w:pPr>
        <w:pStyle w:val="ListParagraph"/>
        <w:keepNext/>
        <w:keepLines/>
        <w:numPr>
          <w:ilvl w:val="1"/>
          <w:numId w:val="7"/>
        </w:numPr>
        <w:spacing w:after="0" w:line="240" w:lineRule="auto"/>
      </w:pPr>
      <w:r>
        <w:t>A date and time range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3C3B4F">
      <w:pPr>
        <w:pStyle w:val="ListParagraph"/>
        <w:keepNext/>
        <w:keepLines/>
        <w:numPr>
          <w:ilvl w:val="1"/>
          <w:numId w:val="7"/>
        </w:numPr>
        <w:spacing w:after="0" w:line="240" w:lineRule="auto"/>
      </w:pPr>
      <w:r>
        <w:t>An activity object is created and assigned the values from the selections</w:t>
      </w:r>
    </w:p>
    <w:p w:rsidR="00812105" w:rsidRDefault="00287C9A" w:rsidP="003C3B4F">
      <w:pPr>
        <w:pStyle w:val="ListParagraph"/>
        <w:keepNext/>
        <w:keepLines/>
        <w:numPr>
          <w:ilvl w:val="2"/>
          <w:numId w:val="7"/>
        </w:numPr>
        <w:spacing w:after="0" w:line="240" w:lineRule="auto"/>
      </w:pPr>
      <w:r>
        <w:t>File id</w:t>
      </w:r>
    </w:p>
    <w:p w:rsidR="00812105" w:rsidRDefault="00287C9A" w:rsidP="003C3B4F">
      <w:pPr>
        <w:pStyle w:val="ListParagraph"/>
        <w:keepNext/>
        <w:keepLines/>
        <w:numPr>
          <w:ilvl w:val="2"/>
          <w:numId w:val="7"/>
        </w:numPr>
        <w:spacing w:after="0" w:line="240" w:lineRule="auto"/>
      </w:pPr>
      <w:r>
        <w:t>Activity</w:t>
      </w:r>
    </w:p>
    <w:p w:rsidR="00812105" w:rsidRDefault="00287C9A" w:rsidP="003C3B4F">
      <w:pPr>
        <w:pStyle w:val="ListParagraph"/>
        <w:keepNext/>
        <w:keepLines/>
        <w:numPr>
          <w:ilvl w:val="2"/>
          <w:numId w:val="7"/>
        </w:numPr>
        <w:spacing w:after="0" w:line="240" w:lineRule="auto"/>
      </w:pPr>
      <w:r>
        <w:t>Date time range</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3C3B4F">
      <w:pPr>
        <w:pStyle w:val="ListParagraph"/>
        <w:keepNext/>
        <w:keepLines/>
        <w:numPr>
          <w:ilvl w:val="1"/>
          <w:numId w:val="7"/>
        </w:numPr>
        <w:spacing w:after="0" w:line="240" w:lineRule="auto"/>
      </w:pPr>
      <w:r>
        <w:t>Iterates through the data files.</w:t>
      </w:r>
    </w:p>
    <w:p w:rsidR="00812105" w:rsidRDefault="00287C9A" w:rsidP="003C3B4F">
      <w:pPr>
        <w:pStyle w:val="ListParagraph"/>
        <w:keepNext/>
        <w:keepLines/>
        <w:numPr>
          <w:ilvl w:val="2"/>
          <w:numId w:val="7"/>
        </w:numPr>
        <w:spacing w:after="0" w:line="240" w:lineRule="auto"/>
      </w:pPr>
      <w:r>
        <w:t>Calls the Validate method to validate each data file</w:t>
      </w:r>
    </w:p>
    <w:p w:rsidR="00812105" w:rsidRDefault="00287C9A" w:rsidP="003C3B4F">
      <w:pPr>
        <w:pStyle w:val="ListParagraph"/>
        <w:keepNext/>
        <w:keepLines/>
        <w:numPr>
          <w:ilvl w:val="3"/>
          <w:numId w:val="7"/>
        </w:numPr>
        <w:spacing w:after="0" w:line="240" w:lineRule="auto"/>
      </w:pPr>
      <w:r>
        <w:t>If a file is invalid it is not process and any associated activates are dropped.</w:t>
      </w:r>
    </w:p>
    <w:p w:rsidR="00812105" w:rsidRDefault="00287C9A" w:rsidP="003C3B4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3C3B4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3C3B4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3C3B4F">
      <w:pPr>
        <w:keepNext/>
        <w:keepLines/>
        <w:spacing w:after="0" w:line="240" w:lineRule="auto"/>
      </w:pPr>
    </w:p>
    <w:p w:rsidR="00812105" w:rsidRDefault="00812105" w:rsidP="003C3B4F">
      <w:pPr>
        <w:pStyle w:val="ListParagraph"/>
        <w:keepNext/>
        <w:keepLines/>
        <w:spacing w:after="0" w:line="240" w:lineRule="auto"/>
        <w:ind w:left="396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3C3B4F">
      <w:pPr>
        <w:pStyle w:val="ListParagraph"/>
        <w:keepNext/>
        <w:keepLines/>
        <w:numPr>
          <w:ilvl w:val="1"/>
          <w:numId w:val="7"/>
        </w:numPr>
        <w:spacing w:after="0" w:line="240" w:lineRule="auto"/>
      </w:pPr>
      <w:r>
        <w:t>Returns if the file is valid or invalid.</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3C3B4F">
      <w:pPr>
        <w:pStyle w:val="ListParagraph"/>
        <w:keepNext/>
        <w:keepLines/>
        <w:numPr>
          <w:ilvl w:val="1"/>
          <w:numId w:val="7"/>
        </w:numPr>
        <w:spacing w:after="0" w:line="240" w:lineRule="auto"/>
      </w:pPr>
      <w:r>
        <w:t>This method uploads the data file into the database.</w:t>
      </w:r>
    </w:p>
    <w:p w:rsidR="00812105" w:rsidRDefault="00287C9A" w:rsidP="003C3B4F">
      <w:pPr>
        <w:pStyle w:val="ListParagraph"/>
        <w:keepNext/>
        <w:keepLines/>
        <w:spacing w:after="0" w:line="240" w:lineRule="auto"/>
        <w:ind w:left="2520"/>
      </w:pPr>
      <w:r>
        <w:t xml:space="preserve"> </w:t>
      </w: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3C3B4F">
      <w:pPr>
        <w:pStyle w:val="ListParagraph"/>
        <w:keepNext/>
        <w:keepLines/>
        <w:numPr>
          <w:ilvl w:val="1"/>
          <w:numId w:val="7"/>
        </w:numPr>
        <w:spacing w:after="0" w:line="240" w:lineRule="auto"/>
      </w:pPr>
      <w:r>
        <w:t>This method uploads the activity into the database.</w:t>
      </w:r>
    </w:p>
    <w:p w:rsidR="003A2D87" w:rsidRDefault="003A2D87" w:rsidP="003C3B4F">
      <w:pPr>
        <w:keepNext/>
        <w:keepLines/>
        <w:spacing w:after="0" w:line="240" w:lineRule="auto"/>
      </w:pPr>
    </w:p>
    <w:p w:rsidR="00E4479B" w:rsidRDefault="00E4479B" w:rsidP="003C3B4F">
      <w:pPr>
        <w:pStyle w:val="Heading4"/>
        <w:keepNext/>
        <w:keepLines/>
      </w:pPr>
      <w:bookmarkStart w:id="267" w:name="_Toc436013596"/>
      <w:proofErr w:type="spellStart"/>
      <w:r>
        <w:t>Account</w:t>
      </w:r>
      <w:r w:rsidRPr="00896712">
        <w:t>Controller</w:t>
      </w:r>
      <w:proofErr w:type="spellEnd"/>
    </w:p>
    <w:p w:rsidR="00E4479B" w:rsidRDefault="00E4479B" w:rsidP="003C3B4F">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3C3B4F">
      <w:pPr>
        <w:keepNext/>
        <w:keepLines/>
        <w:spacing w:after="0" w:line="240" w:lineRule="auto"/>
      </w:pPr>
    </w:p>
    <w:p w:rsidR="00E4479B" w:rsidRDefault="00E4479B" w:rsidP="003C3B4F">
      <w:pPr>
        <w:keepNext/>
        <w:keepLines/>
        <w:spacing w:after="0" w:line="240" w:lineRule="auto"/>
        <w:rPr>
          <w:b/>
        </w:rPr>
      </w:pPr>
      <w:r>
        <w:rPr>
          <w:b/>
        </w:rPr>
        <w:t>&lt;&lt;Task&gt;&gt;</w:t>
      </w:r>
    </w:p>
    <w:p w:rsidR="00E4479B" w:rsidRDefault="00E4479B" w:rsidP="003C3B4F">
      <w:pPr>
        <w:keepNext/>
        <w:keepLines/>
        <w:spacing w:after="0" w:line="240" w:lineRule="auto"/>
        <w:ind w:left="720"/>
        <w:rPr>
          <w:b/>
        </w:rPr>
      </w:pPr>
      <w:r>
        <w:rPr>
          <w:b/>
        </w:rPr>
        <w:t>Operations:</w:t>
      </w:r>
    </w:p>
    <w:p w:rsidR="00E4479B" w:rsidRDefault="00E4479B" w:rsidP="003C3B4F">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3C3B4F">
      <w:pPr>
        <w:pStyle w:val="ListParagraph"/>
        <w:keepNext/>
        <w:keepLines/>
        <w:numPr>
          <w:ilvl w:val="1"/>
          <w:numId w:val="7"/>
        </w:numPr>
        <w:spacing w:after="0" w:line="240" w:lineRule="auto"/>
      </w:pPr>
      <w:r>
        <w:t>Finds the user by name (username).</w:t>
      </w:r>
    </w:p>
    <w:p w:rsidR="00E4479B" w:rsidRDefault="00E4479B" w:rsidP="003C3B4F">
      <w:pPr>
        <w:pStyle w:val="ListParagraph"/>
        <w:keepNext/>
        <w:keepLines/>
        <w:numPr>
          <w:ilvl w:val="1"/>
          <w:numId w:val="7"/>
        </w:numPr>
        <w:spacing w:after="0" w:line="240" w:lineRule="auto"/>
      </w:pPr>
      <w:r>
        <w:t>Calls the sign in manager to sign in by password.</w:t>
      </w:r>
    </w:p>
    <w:p w:rsidR="00E4479B" w:rsidRDefault="00E4479B" w:rsidP="003C3B4F">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3C3B4F">
      <w:pPr>
        <w:keepNext/>
        <w:keepLines/>
        <w:spacing w:after="0" w:line="240" w:lineRule="auto"/>
        <w:ind w:left="720"/>
        <w:rPr>
          <w:b/>
        </w:rPr>
      </w:pPr>
    </w:p>
    <w:p w:rsidR="00E4479B" w:rsidRDefault="00E4479B"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3C3B4F">
      <w:pPr>
        <w:pStyle w:val="ListParagraph"/>
        <w:keepNext/>
        <w:keepLines/>
        <w:numPr>
          <w:ilvl w:val="1"/>
          <w:numId w:val="7"/>
        </w:numPr>
        <w:spacing w:after="0" w:line="240" w:lineRule="auto"/>
      </w:pPr>
      <w:r>
        <w:t>Calls the form authentication’s sign out procedure.</w:t>
      </w:r>
    </w:p>
    <w:p w:rsidR="00E4479B" w:rsidRDefault="00E4479B" w:rsidP="003C3B4F">
      <w:pPr>
        <w:keepNext/>
        <w:keepLines/>
        <w:spacing w:after="0" w:line="240" w:lineRule="auto"/>
      </w:pPr>
    </w:p>
    <w:p w:rsidR="00E4479B" w:rsidRDefault="00E4479B" w:rsidP="003C3B4F">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3C3B4F">
      <w:pPr>
        <w:pStyle w:val="ListParagraph"/>
        <w:keepNext/>
        <w:keepLines/>
        <w:numPr>
          <w:ilvl w:val="1"/>
          <w:numId w:val="7"/>
        </w:numPr>
        <w:spacing w:after="0" w:line="240" w:lineRule="auto"/>
      </w:pPr>
      <w:r>
        <w:t>Calls user manager’s create</w:t>
      </w:r>
    </w:p>
    <w:p w:rsidR="00E4479B" w:rsidRDefault="00E4479B" w:rsidP="003C3B4F">
      <w:pPr>
        <w:pStyle w:val="ListParagraph"/>
        <w:keepNext/>
        <w:keepLines/>
        <w:numPr>
          <w:ilvl w:val="1"/>
          <w:numId w:val="7"/>
        </w:numPr>
        <w:spacing w:after="0" w:line="240" w:lineRule="auto"/>
      </w:pPr>
      <w:r>
        <w:t>Returns success</w:t>
      </w:r>
    </w:p>
    <w:bookmarkEnd w:id="267"/>
    <w:p w:rsidR="00E75173" w:rsidRDefault="00E75173" w:rsidP="003C3B4F">
      <w:pPr>
        <w:keepNext/>
        <w:keepLines/>
        <w:spacing w:after="0" w:line="240" w:lineRule="auto"/>
      </w:pPr>
    </w:p>
    <w:p w:rsidR="003A2D87" w:rsidRPr="004D327B" w:rsidRDefault="003A2D87" w:rsidP="003C3B4F">
      <w:pPr>
        <w:pStyle w:val="Heading4"/>
        <w:keepNext/>
        <w:keepLines/>
      </w:pPr>
      <w:bookmarkStart w:id="268" w:name="_Toc435695128"/>
      <w:proofErr w:type="spellStart"/>
      <w:r>
        <w:t>AdminHome</w:t>
      </w:r>
      <w:r w:rsidRPr="004D327B">
        <w:t>Controller</w:t>
      </w:r>
      <w:bookmarkEnd w:id="268"/>
      <w:proofErr w:type="spellEnd"/>
    </w:p>
    <w:p w:rsidR="003A2D87" w:rsidRDefault="003A2D87" w:rsidP="003C3B4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3C3B4F">
      <w:pPr>
        <w:keepNext/>
        <w:keepLines/>
        <w:spacing w:after="120" w:line="240" w:lineRule="auto"/>
        <w:rPr>
          <w:b/>
        </w:rPr>
      </w:pPr>
      <w:r>
        <w:rPr>
          <w:b/>
        </w:rPr>
        <w:t>&lt;&lt;Task&gt;&gt;</w:t>
      </w:r>
    </w:p>
    <w:p w:rsidR="003A2D87" w:rsidRPr="009C2D44" w:rsidRDefault="003A2D87" w:rsidP="003C3B4F">
      <w:pPr>
        <w:keepNext/>
        <w:keepLines/>
        <w:spacing w:after="0" w:line="240" w:lineRule="auto"/>
        <w:ind w:firstLine="720"/>
        <w:rPr>
          <w:b/>
        </w:rPr>
      </w:pPr>
      <w:r>
        <w:rPr>
          <w:b/>
        </w:rPr>
        <w:t>Attributes:</w:t>
      </w:r>
    </w:p>
    <w:p w:rsidR="003A2D87" w:rsidRPr="00F82B86" w:rsidRDefault="003A2D87" w:rsidP="003C3B4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3C3B4F">
      <w:pPr>
        <w:pStyle w:val="ListParagraph"/>
        <w:keepNext/>
        <w:keepLines/>
        <w:numPr>
          <w:ilvl w:val="1"/>
          <w:numId w:val="8"/>
        </w:numPr>
        <w:spacing w:after="0" w:line="240" w:lineRule="auto"/>
      </w:pPr>
      <w:r>
        <w:t>Collection of usernames of accounts to be approved or rejected.</w:t>
      </w:r>
    </w:p>
    <w:p w:rsidR="003A2D87" w:rsidRPr="00026A18" w:rsidRDefault="003A2D87" w:rsidP="003C3B4F">
      <w:pPr>
        <w:keepNext/>
        <w:keepLines/>
        <w:spacing w:after="0" w:line="240" w:lineRule="auto"/>
        <w:rPr>
          <w:b/>
        </w:rPr>
      </w:pPr>
    </w:p>
    <w:p w:rsidR="003A2D87" w:rsidRDefault="003A2D87" w:rsidP="003C3B4F">
      <w:pPr>
        <w:keepNext/>
        <w:keepLines/>
        <w:spacing w:after="0" w:line="240" w:lineRule="auto"/>
        <w:ind w:left="720"/>
      </w:pPr>
      <w:r>
        <w:rPr>
          <w:b/>
        </w:rPr>
        <w:t>Operations:</w:t>
      </w: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3C3B4F">
      <w:pPr>
        <w:pStyle w:val="ListParagraph"/>
        <w:keepNext/>
        <w:keepLines/>
        <w:numPr>
          <w:ilvl w:val="1"/>
          <w:numId w:val="7"/>
        </w:numPr>
        <w:spacing w:after="0" w:line="240" w:lineRule="auto"/>
      </w:pPr>
      <w:r>
        <w:t>Gets a list of all the physicians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3C3B4F">
      <w:pPr>
        <w:pStyle w:val="ListParagraph"/>
        <w:keepNext/>
        <w:keepLines/>
        <w:numPr>
          <w:ilvl w:val="1"/>
          <w:numId w:val="7"/>
        </w:numPr>
        <w:spacing w:after="0" w:line="240" w:lineRule="auto"/>
      </w:pPr>
      <w:r>
        <w:t>Gets a list of all the experiment administrators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3C3B4F">
      <w:pPr>
        <w:pStyle w:val="ListParagraph"/>
        <w:keepNext/>
        <w:keepLines/>
        <w:numPr>
          <w:ilvl w:val="1"/>
          <w:numId w:val="7"/>
        </w:numPr>
        <w:spacing w:after="0" w:line="240" w:lineRule="auto"/>
      </w:pPr>
      <w:r>
        <w:t>Gets a list of all the patients for the selected physician in the system.</w:t>
      </w:r>
    </w:p>
    <w:p w:rsidR="00D56F86" w:rsidRDefault="00D56F86" w:rsidP="003C3B4F">
      <w:pPr>
        <w:keepNext/>
        <w:keepLines/>
        <w:spacing w:after="0" w:line="240" w:lineRule="auto"/>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3C3B4F">
      <w:pPr>
        <w:keepNext/>
        <w:keepLines/>
        <w:spacing w:after="0" w:line="240" w:lineRule="auto"/>
        <w:ind w:left="720"/>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3C3B4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3C3B4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3C3B4F">
      <w:pPr>
        <w:pStyle w:val="ListParagraph"/>
        <w:keepNext/>
        <w:keepLines/>
        <w:spacing w:after="0" w:line="240" w:lineRule="auto"/>
        <w:ind w:left="2520"/>
        <w:rPr>
          <w:b/>
        </w:rPr>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3A2D87" w:rsidRPr="004D327B" w:rsidRDefault="003A2D87" w:rsidP="003C3B4F">
      <w:pPr>
        <w:pStyle w:val="Heading4"/>
        <w:keepNext/>
        <w:keepLines/>
      </w:pPr>
      <w:bookmarkStart w:id="269" w:name="_Toc435695130"/>
      <w:proofErr w:type="spellStart"/>
      <w:r>
        <w:t>AdminEdit</w:t>
      </w:r>
      <w:r w:rsidRPr="00896712">
        <w:t>Controller</w:t>
      </w:r>
      <w:bookmarkEnd w:id="269"/>
      <w:proofErr w:type="spellEnd"/>
    </w:p>
    <w:p w:rsidR="003A2D87" w:rsidRDefault="003A2D87" w:rsidP="003C3B4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3C3B4F">
      <w:pPr>
        <w:keepNext/>
        <w:keepLines/>
        <w:spacing w:after="120" w:line="240" w:lineRule="auto"/>
        <w:rPr>
          <w:b/>
        </w:rPr>
      </w:pPr>
      <w:r>
        <w:rPr>
          <w:b/>
        </w:rPr>
        <w:t>&lt;&lt;Task&gt;&gt;</w:t>
      </w:r>
    </w:p>
    <w:p w:rsidR="003A2D87" w:rsidRPr="0062352A" w:rsidRDefault="003A2D87" w:rsidP="003C3B4F">
      <w:pPr>
        <w:keepNext/>
        <w:keepLines/>
        <w:spacing w:after="0" w:line="240" w:lineRule="auto"/>
        <w:ind w:firstLine="720"/>
        <w:rPr>
          <w:b/>
        </w:rPr>
      </w:pPr>
      <w:r>
        <w:rPr>
          <w:b/>
        </w:rPr>
        <w:t>Attributes:</w:t>
      </w:r>
    </w:p>
    <w:p w:rsidR="003A2D87" w:rsidRPr="00896712" w:rsidRDefault="003A2D87" w:rsidP="003C3B4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3C3B4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3C3B4F">
      <w:pPr>
        <w:keepNext/>
        <w:keepLines/>
        <w:spacing w:after="0" w:line="240" w:lineRule="auto"/>
        <w:rPr>
          <w:b/>
        </w:rPr>
      </w:pPr>
    </w:p>
    <w:p w:rsidR="003A2D87" w:rsidRDefault="003A2D87" w:rsidP="003C3B4F">
      <w:pPr>
        <w:keepNext/>
        <w:keepLines/>
        <w:spacing w:after="0" w:line="240" w:lineRule="auto"/>
        <w:ind w:left="720"/>
        <w:rPr>
          <w:b/>
        </w:rPr>
      </w:pPr>
      <w:r>
        <w:rPr>
          <w:b/>
        </w:rPr>
        <w:t>Operations:</w:t>
      </w: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3C3B4F">
      <w:pPr>
        <w:pStyle w:val="ListParagraph"/>
        <w:keepNext/>
        <w:keepLines/>
        <w:numPr>
          <w:ilvl w:val="1"/>
          <w:numId w:val="7"/>
        </w:numPr>
        <w:spacing w:after="0" w:line="240" w:lineRule="auto"/>
      </w:pPr>
      <w:r>
        <w:t>An update is sent to the database based on the selected option:</w:t>
      </w:r>
    </w:p>
    <w:p w:rsidR="003A2D87" w:rsidRDefault="003A2D87" w:rsidP="003C3B4F">
      <w:pPr>
        <w:pStyle w:val="ListParagraph"/>
        <w:keepNext/>
        <w:keepLines/>
        <w:numPr>
          <w:ilvl w:val="2"/>
          <w:numId w:val="7"/>
        </w:numPr>
        <w:spacing w:after="0" w:line="240" w:lineRule="auto"/>
      </w:pPr>
      <w:r>
        <w:t>Enable</w:t>
      </w:r>
    </w:p>
    <w:p w:rsidR="003A2D87" w:rsidRDefault="003A2D87" w:rsidP="003C3B4F">
      <w:pPr>
        <w:pStyle w:val="ListParagraph"/>
        <w:keepNext/>
        <w:keepLines/>
        <w:numPr>
          <w:ilvl w:val="2"/>
          <w:numId w:val="7"/>
        </w:numPr>
        <w:spacing w:after="0" w:line="240" w:lineRule="auto"/>
      </w:pPr>
      <w:r>
        <w:t>Disable</w:t>
      </w:r>
    </w:p>
    <w:p w:rsidR="003A2D87" w:rsidRDefault="003A2D87" w:rsidP="003C3B4F">
      <w:pPr>
        <w:pStyle w:val="ListParagraph"/>
        <w:keepNext/>
        <w:keepLines/>
        <w:numPr>
          <w:ilvl w:val="2"/>
          <w:numId w:val="7"/>
        </w:numPr>
        <w:spacing w:after="0" w:line="240" w:lineRule="auto"/>
      </w:pPr>
      <w:r>
        <w:t>Delete</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3C3B4F">
      <w:pPr>
        <w:pStyle w:val="ListParagraph"/>
        <w:keepNext/>
        <w:keepLines/>
        <w:spacing w:after="0" w:line="240" w:lineRule="auto"/>
        <w:ind w:left="2520"/>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431C3E" w:rsidRPr="004D327B" w:rsidRDefault="00431C3E" w:rsidP="003C3B4F">
      <w:pPr>
        <w:pStyle w:val="Heading4"/>
        <w:keepNext/>
        <w:keepLines/>
      </w:pPr>
      <w:proofErr w:type="spellStart"/>
      <w:r>
        <w:t>PhysicianController</w:t>
      </w:r>
      <w:proofErr w:type="spellEnd"/>
    </w:p>
    <w:p w:rsidR="00434E24" w:rsidRDefault="00431C3E" w:rsidP="003C3B4F">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3C3B4F">
      <w:pPr>
        <w:keepNext/>
        <w:keepLines/>
        <w:spacing w:after="120" w:line="240" w:lineRule="auto"/>
        <w:rPr>
          <w:b/>
        </w:rPr>
      </w:pPr>
      <w:r>
        <w:rPr>
          <w:b/>
        </w:rPr>
        <w:t>&lt;&lt;Task&gt;&gt;</w:t>
      </w:r>
    </w:p>
    <w:p w:rsidR="00431C3E" w:rsidRPr="0062352A" w:rsidRDefault="00431C3E" w:rsidP="003C3B4F">
      <w:pPr>
        <w:keepNext/>
        <w:keepLines/>
        <w:spacing w:after="0" w:line="240" w:lineRule="auto"/>
        <w:ind w:firstLine="720"/>
        <w:rPr>
          <w:b/>
        </w:rPr>
      </w:pPr>
      <w:r>
        <w:rPr>
          <w:b/>
        </w:rPr>
        <w:t>Attributes:</w:t>
      </w:r>
    </w:p>
    <w:p w:rsidR="00431C3E" w:rsidRPr="00896712" w:rsidRDefault="00431C3E" w:rsidP="003C3B4F">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3C3B4F">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3C3B4F">
      <w:pPr>
        <w:keepNext/>
        <w:keepLines/>
        <w:spacing w:after="0" w:line="240" w:lineRule="auto"/>
        <w:rPr>
          <w:b/>
        </w:rPr>
      </w:pPr>
    </w:p>
    <w:p w:rsidR="00431C3E" w:rsidRDefault="009A54AF" w:rsidP="003C3B4F">
      <w:pPr>
        <w:keepNext/>
        <w:keepLines/>
        <w:spacing w:after="0" w:line="240" w:lineRule="auto"/>
        <w:ind w:left="720"/>
        <w:rPr>
          <w:b/>
        </w:rPr>
      </w:pPr>
      <w:r>
        <w:rPr>
          <w:b/>
        </w:rPr>
        <w:t>Operations:</w:t>
      </w:r>
    </w:p>
    <w:p w:rsidR="00431C3E" w:rsidRDefault="00431C3E"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3C3B4F">
      <w:pPr>
        <w:pStyle w:val="ListParagraph"/>
        <w:keepNext/>
        <w:keepLines/>
        <w:numPr>
          <w:ilvl w:val="1"/>
          <w:numId w:val="7"/>
        </w:numPr>
        <w:spacing w:after="0" w:line="240" w:lineRule="auto"/>
      </w:pPr>
      <w:r w:rsidRPr="00434E24">
        <w:t>The function to add a patient to the system.</w:t>
      </w:r>
    </w:p>
    <w:p w:rsidR="00434E24" w:rsidRDefault="00434E24" w:rsidP="003C3B4F">
      <w:pPr>
        <w:pStyle w:val="ListParagraph"/>
        <w:keepNext/>
        <w:keepLines/>
        <w:spacing w:after="0" w:line="240" w:lineRule="auto"/>
        <w:ind w:left="2520"/>
      </w:pPr>
    </w:p>
    <w:p w:rsidR="00434E24" w:rsidRDefault="00434E24"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3C3B4F">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3C3B4F">
      <w:pPr>
        <w:pStyle w:val="ListParagraph"/>
        <w:keepNext/>
        <w:keepLines/>
        <w:spacing w:after="0" w:line="240" w:lineRule="auto"/>
        <w:ind w:left="2520"/>
      </w:pPr>
    </w:p>
    <w:p w:rsidR="00B50D35" w:rsidRDefault="00B50D35"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3C3B4F">
      <w:pPr>
        <w:pStyle w:val="ListParagraph"/>
        <w:keepNext/>
        <w:keepLines/>
        <w:numPr>
          <w:ilvl w:val="1"/>
          <w:numId w:val="7"/>
        </w:numPr>
        <w:spacing w:after="0" w:line="240" w:lineRule="auto"/>
      </w:pPr>
      <w:r w:rsidRPr="009A54AF">
        <w:t>The function to request pati</w:t>
      </w:r>
      <w:r>
        <w:t>ent information from the system</w:t>
      </w:r>
      <w:r w:rsidRPr="00434E24">
        <w:t>.</w:t>
      </w:r>
    </w:p>
    <w:p w:rsidR="00B50D35" w:rsidRPr="00DF4BAA" w:rsidRDefault="00B50D35" w:rsidP="003C3B4F">
      <w:pPr>
        <w:pStyle w:val="ListParagraph"/>
        <w:keepNext/>
        <w:keepLines/>
        <w:spacing w:after="0" w:line="240" w:lineRule="auto"/>
        <w:ind w:left="1800"/>
      </w:pPr>
    </w:p>
    <w:p w:rsidR="00431C3E" w:rsidRDefault="00431C3E" w:rsidP="003C3B4F">
      <w:pPr>
        <w:keepNext/>
        <w:keepLines/>
        <w:spacing w:after="0" w:line="240" w:lineRule="auto"/>
        <w:ind w:left="720"/>
        <w:rPr>
          <w:b/>
        </w:rPr>
      </w:pPr>
      <w:r>
        <w:rPr>
          <w:b/>
        </w:rPr>
        <w:t>Constructors:</w:t>
      </w:r>
    </w:p>
    <w:p w:rsidR="00431C3E" w:rsidRDefault="00431C3E" w:rsidP="003C3B4F">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3C3B4F">
      <w:pPr>
        <w:pStyle w:val="ListParagraph"/>
        <w:keepNext/>
        <w:keepLines/>
        <w:numPr>
          <w:ilvl w:val="1"/>
          <w:numId w:val="14"/>
        </w:numPr>
        <w:spacing w:after="0" w:line="240" w:lineRule="auto"/>
      </w:pPr>
      <w:r>
        <w:t>Default constructor</w:t>
      </w:r>
      <w:r w:rsidR="00434E24">
        <w:t>.</w:t>
      </w:r>
    </w:p>
    <w:p w:rsidR="004E0537" w:rsidRDefault="004E0537" w:rsidP="003C3B4F">
      <w:pPr>
        <w:keepNext/>
        <w:keepLines/>
        <w:spacing w:after="0" w:line="240" w:lineRule="auto"/>
      </w:pPr>
    </w:p>
    <w:p w:rsidR="0070250D" w:rsidRPr="004D327B" w:rsidRDefault="0070250D" w:rsidP="003C3B4F">
      <w:pPr>
        <w:pStyle w:val="Heading4"/>
        <w:keepNext/>
        <w:keepLines/>
      </w:pPr>
      <w:proofErr w:type="spellStart"/>
      <w:r>
        <w:t>ExperimentController</w:t>
      </w:r>
      <w:proofErr w:type="spellEnd"/>
    </w:p>
    <w:p w:rsidR="0070250D" w:rsidRDefault="0070250D" w:rsidP="003C3B4F">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3C3B4F">
      <w:pPr>
        <w:keepNext/>
        <w:keepLines/>
        <w:spacing w:after="120" w:line="240" w:lineRule="auto"/>
        <w:rPr>
          <w:b/>
        </w:rPr>
      </w:pPr>
      <w:r>
        <w:rPr>
          <w:b/>
        </w:rPr>
        <w:t>&lt;&lt;Task&gt;&gt;</w:t>
      </w:r>
    </w:p>
    <w:p w:rsidR="0070250D" w:rsidRPr="0062352A" w:rsidRDefault="0070250D" w:rsidP="003C3B4F">
      <w:pPr>
        <w:keepNext/>
        <w:keepLines/>
        <w:spacing w:after="0" w:line="240" w:lineRule="auto"/>
        <w:ind w:firstLine="720"/>
        <w:rPr>
          <w:b/>
        </w:rPr>
      </w:pPr>
      <w:r>
        <w:rPr>
          <w:b/>
        </w:rPr>
        <w:t>Attributes:</w:t>
      </w:r>
    </w:p>
    <w:p w:rsidR="0070250D" w:rsidRPr="00896712" w:rsidRDefault="0070250D" w:rsidP="003C3B4F">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3C3B4F">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3C3B4F">
      <w:pPr>
        <w:keepNext/>
        <w:keepLines/>
        <w:spacing w:after="0" w:line="240" w:lineRule="auto"/>
        <w:rPr>
          <w:b/>
        </w:rPr>
      </w:pPr>
    </w:p>
    <w:p w:rsidR="0070250D" w:rsidRDefault="0070250D" w:rsidP="003C3B4F">
      <w:pPr>
        <w:keepNext/>
        <w:keepLines/>
        <w:spacing w:after="0" w:line="240" w:lineRule="auto"/>
        <w:ind w:left="720"/>
        <w:rPr>
          <w:b/>
        </w:rPr>
      </w:pPr>
      <w:r>
        <w:rPr>
          <w:b/>
        </w:rPr>
        <w:t>Operations:</w:t>
      </w: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3C3B4F">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3C3B4F">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3C3B4F">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w:t>
      </w:r>
      <w:r>
        <w:t>function is here in the event that the data returned from the database will need to be processed in some way prior to be sending it to the view.</w:t>
      </w:r>
    </w:p>
    <w:p w:rsidR="0070250D" w:rsidRPr="00DF4BAA" w:rsidRDefault="0070250D" w:rsidP="003C3B4F">
      <w:pPr>
        <w:pStyle w:val="ListParagraph"/>
        <w:keepNext/>
        <w:keepLines/>
        <w:spacing w:after="0" w:line="240" w:lineRule="auto"/>
        <w:ind w:left="1800"/>
      </w:pPr>
    </w:p>
    <w:p w:rsidR="0070250D" w:rsidRDefault="0070250D" w:rsidP="003C3B4F">
      <w:pPr>
        <w:keepNext/>
        <w:keepLines/>
        <w:spacing w:after="0" w:line="240" w:lineRule="auto"/>
        <w:ind w:left="720"/>
        <w:rPr>
          <w:b/>
        </w:rPr>
      </w:pPr>
      <w:r>
        <w:rPr>
          <w:b/>
        </w:rPr>
        <w:t>Constructors:</w:t>
      </w:r>
    </w:p>
    <w:p w:rsidR="0070250D" w:rsidRDefault="0070250D" w:rsidP="003C3B4F">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3C3B4F">
      <w:pPr>
        <w:pStyle w:val="ListParagraph"/>
        <w:keepNext/>
        <w:keepLines/>
        <w:numPr>
          <w:ilvl w:val="1"/>
          <w:numId w:val="14"/>
        </w:numPr>
        <w:spacing w:after="0" w:line="240" w:lineRule="auto"/>
      </w:pPr>
      <w:r>
        <w:t>Default constructor.</w:t>
      </w:r>
    </w:p>
    <w:p w:rsidR="00C52DFE" w:rsidRPr="004D327B" w:rsidRDefault="00C52DFE" w:rsidP="00C52DFE">
      <w:pPr>
        <w:pStyle w:val="Heading4"/>
        <w:keepNext/>
        <w:keepLines/>
        <w:rPr>
          <w:ins w:id="270" w:author="rewjs" w:date="2015-11-30T11:44:00Z"/>
        </w:rPr>
      </w:pPr>
      <w:proofErr w:type="spellStart"/>
      <w:ins w:id="271" w:author="rewjs" w:date="2015-11-30T11:44:00Z">
        <w:r>
          <w:t>P</w:t>
        </w:r>
      </w:ins>
      <w:ins w:id="272" w:author="rewjs" w:date="2015-11-30T11:45:00Z">
        <w:r>
          <w:t>atient</w:t>
        </w:r>
      </w:ins>
      <w:ins w:id="273" w:author="rewjs" w:date="2015-11-30T11:44:00Z">
        <w:r>
          <w:t>Controller</w:t>
        </w:r>
        <w:proofErr w:type="spellEnd"/>
      </w:ins>
    </w:p>
    <w:p w:rsidR="00C52DFE" w:rsidRDefault="00C52DFE" w:rsidP="00C52DFE">
      <w:pPr>
        <w:keepNext/>
        <w:keepLines/>
        <w:spacing w:after="120" w:line="240" w:lineRule="auto"/>
        <w:rPr>
          <w:ins w:id="274" w:author="rewjs" w:date="2015-11-30T11:44:00Z"/>
        </w:rPr>
      </w:pPr>
      <w:ins w:id="275" w:author="rewjs" w:date="2015-11-30T11:44:00Z">
        <w:r w:rsidRPr="00431C3E">
          <w:t xml:space="preserve">This class is responsible for handling the </w:t>
        </w:r>
        <w:r>
          <w:t xml:space="preserve">various functions available to a </w:t>
        </w:r>
      </w:ins>
      <w:ins w:id="276" w:author="rewjs" w:date="2015-11-30T11:45:00Z">
        <w:r>
          <w:t>patient</w:t>
        </w:r>
      </w:ins>
      <w:ins w:id="277" w:author="rewjs" w:date="2015-11-30T11:44:00Z">
        <w:r w:rsidRPr="00431C3E">
          <w:t xml:space="preserve">.  This class provides the backend for the </w:t>
        </w:r>
        <w:proofErr w:type="spellStart"/>
        <w:r>
          <w:rPr>
            <w:b/>
          </w:rPr>
          <w:t>P</w:t>
        </w:r>
      </w:ins>
      <w:ins w:id="278" w:author="rewjs" w:date="2015-11-30T11:46:00Z">
        <w:r>
          <w:rPr>
            <w:b/>
          </w:rPr>
          <w:t>atient</w:t>
        </w:r>
      </w:ins>
      <w:ins w:id="279" w:author="rewjs" w:date="2015-11-30T11:44:00Z">
        <w:r w:rsidRPr="00737642">
          <w:rPr>
            <w:b/>
          </w:rPr>
          <w:t>View</w:t>
        </w:r>
        <w:proofErr w:type="spellEnd"/>
        <w:r w:rsidRPr="00431C3E">
          <w:t>.</w:t>
        </w:r>
        <w:r>
          <w:t xml:space="preserve">  The actions available to the </w:t>
        </w:r>
      </w:ins>
      <w:ins w:id="280" w:author="rewjs" w:date="2015-11-30T11:46:00Z">
        <w:r>
          <w:t>patient</w:t>
        </w:r>
      </w:ins>
      <w:ins w:id="281" w:author="rewjs" w:date="2015-11-30T11:44:00Z">
        <w:r>
          <w:t xml:space="preserve"> are detailed in the operations section below.</w:t>
        </w:r>
      </w:ins>
    </w:p>
    <w:p w:rsidR="00C52DFE" w:rsidRPr="005F4CFA" w:rsidRDefault="00C52DFE" w:rsidP="001F2595">
      <w:pPr>
        <w:keepNext/>
        <w:keepLines/>
        <w:spacing w:after="120" w:line="240" w:lineRule="auto"/>
        <w:rPr>
          <w:ins w:id="282" w:author="rewjs" w:date="2015-11-30T11:44:00Z"/>
          <w:b/>
        </w:rPr>
        <w:pPrChange w:id="283" w:author="rewjs" w:date="2015-12-01T10:43:00Z">
          <w:pPr>
            <w:keepNext/>
            <w:keepLines/>
            <w:spacing w:after="0" w:line="240" w:lineRule="auto"/>
          </w:pPr>
        </w:pPrChange>
      </w:pPr>
      <w:ins w:id="284" w:author="rewjs" w:date="2015-11-30T11:44:00Z">
        <w:r>
          <w:rPr>
            <w:b/>
          </w:rPr>
          <w:t>&lt;&lt;Task&gt;&gt;</w:t>
        </w:r>
      </w:ins>
    </w:p>
    <w:p w:rsidR="00000000" w:rsidRDefault="00C52DFE">
      <w:pPr>
        <w:keepNext/>
        <w:keepLines/>
        <w:spacing w:after="0" w:line="240" w:lineRule="auto"/>
        <w:ind w:left="720"/>
        <w:rPr>
          <w:ins w:id="285" w:author="rewjs" w:date="2015-11-30T11:44:00Z"/>
          <w:b/>
          <w:rPrChange w:id="286" w:author="rewjs" w:date="2015-11-30T11:46:00Z">
            <w:rPr>
              <w:ins w:id="287" w:author="rewjs" w:date="2015-11-30T11:44:00Z"/>
            </w:rPr>
          </w:rPrChange>
        </w:rPr>
        <w:pPrChange w:id="288" w:author="rewjs" w:date="2015-11-30T11:46:00Z">
          <w:pPr>
            <w:pStyle w:val="ListParagraph"/>
            <w:keepNext/>
            <w:keepLines/>
            <w:spacing w:after="0" w:line="240" w:lineRule="auto"/>
            <w:ind w:left="2520"/>
          </w:pPr>
        </w:pPrChange>
      </w:pPr>
      <w:ins w:id="289" w:author="rewjs" w:date="2015-11-30T11:44:00Z">
        <w:r>
          <w:rPr>
            <w:b/>
          </w:rPr>
          <w:t>Operations:</w:t>
        </w:r>
      </w:ins>
    </w:p>
    <w:p w:rsidR="00C52DFE" w:rsidRDefault="00C52DFE" w:rsidP="00C52DFE">
      <w:pPr>
        <w:pStyle w:val="ListParagraph"/>
        <w:keepNext/>
        <w:keepLines/>
        <w:numPr>
          <w:ilvl w:val="0"/>
          <w:numId w:val="7"/>
        </w:numPr>
        <w:spacing w:after="0" w:line="240" w:lineRule="auto"/>
        <w:rPr>
          <w:ins w:id="290" w:author="rewjs" w:date="2015-11-30T11:44:00Z"/>
        </w:rPr>
      </w:pPr>
      <w:ins w:id="291" w:author="rewjs" w:date="2015-11-30T11:44:00Z">
        <w:r>
          <w:rPr>
            <w:b/>
          </w:rPr>
          <w:t xml:space="preserve">Public </w:t>
        </w:r>
        <w:proofErr w:type="spellStart"/>
        <w:r>
          <w:rPr>
            <w:b/>
          </w:rPr>
          <w:t>ActionResult</w:t>
        </w:r>
        <w:proofErr w:type="spellEnd"/>
        <w:r>
          <w:t xml:space="preserve"> </w:t>
        </w:r>
        <w:proofErr w:type="spellStart"/>
        <w:r>
          <w:t>R</w:t>
        </w:r>
        <w:r w:rsidR="001F2595">
          <w:t>equest</w:t>
        </w:r>
        <w:r w:rsidRPr="009A54AF">
          <w:t>Information</w:t>
        </w:r>
        <w:proofErr w:type="spellEnd"/>
        <w:r w:rsidRPr="009A54AF">
          <w:t xml:space="preserve">(String </w:t>
        </w:r>
      </w:ins>
      <w:ins w:id="292" w:author="rewjs" w:date="2015-11-30T11:46:00Z">
        <w:r>
          <w:t>i</w:t>
        </w:r>
      </w:ins>
      <w:ins w:id="293" w:author="rewjs" w:date="2015-11-30T11:44:00Z">
        <w:r>
          <w:t>d</w:t>
        </w:r>
        <w:r w:rsidRPr="009A54AF">
          <w:t xml:space="preserve">) </w:t>
        </w:r>
        <w:r w:rsidRPr="00434E24">
          <w:t xml:space="preserve"> </w:t>
        </w:r>
      </w:ins>
    </w:p>
    <w:p w:rsidR="00C52DFE" w:rsidRDefault="00C52DFE" w:rsidP="00C52DFE">
      <w:pPr>
        <w:pStyle w:val="ListParagraph"/>
        <w:keepNext/>
        <w:keepLines/>
        <w:numPr>
          <w:ilvl w:val="1"/>
          <w:numId w:val="7"/>
        </w:numPr>
        <w:spacing w:after="0" w:line="240" w:lineRule="auto"/>
        <w:rPr>
          <w:ins w:id="294" w:author="rewjs" w:date="2015-11-30T11:44:00Z"/>
        </w:rPr>
      </w:pPr>
      <w:ins w:id="295" w:author="rewjs" w:date="2015-11-30T11:44:00Z">
        <w:r w:rsidRPr="009A54AF">
          <w:t xml:space="preserve">The function to request </w:t>
        </w:r>
      </w:ins>
      <w:ins w:id="296" w:author="rewjs" w:date="2015-11-30T11:47:00Z">
        <w:r>
          <w:t xml:space="preserve">the </w:t>
        </w:r>
      </w:ins>
      <w:ins w:id="297" w:author="rewjs" w:date="2015-11-30T11:44:00Z">
        <w:r w:rsidRPr="009A54AF">
          <w:t>pati</w:t>
        </w:r>
        <w:r>
          <w:t>ent</w:t>
        </w:r>
      </w:ins>
      <w:ins w:id="298" w:author="rewjs" w:date="2015-11-30T11:47:00Z">
        <w:r>
          <w:t>’s own</w:t>
        </w:r>
      </w:ins>
      <w:ins w:id="299" w:author="rewjs" w:date="2015-11-30T11:44:00Z">
        <w:r>
          <w:t xml:space="preserve"> information from the system</w:t>
        </w:r>
        <w:r w:rsidRPr="00434E24">
          <w:t>.</w:t>
        </w:r>
      </w:ins>
    </w:p>
    <w:p w:rsidR="00C52DFE" w:rsidRPr="00DF4BAA" w:rsidRDefault="00C52DFE" w:rsidP="00C52DFE">
      <w:pPr>
        <w:pStyle w:val="ListParagraph"/>
        <w:keepNext/>
        <w:keepLines/>
        <w:spacing w:after="0" w:line="240" w:lineRule="auto"/>
        <w:ind w:left="1800"/>
        <w:rPr>
          <w:ins w:id="300" w:author="rewjs" w:date="2015-11-30T11:44:00Z"/>
        </w:rPr>
      </w:pPr>
    </w:p>
    <w:p w:rsidR="00C52DFE" w:rsidRDefault="00C52DFE" w:rsidP="00C52DFE">
      <w:pPr>
        <w:keepNext/>
        <w:keepLines/>
        <w:spacing w:after="0" w:line="240" w:lineRule="auto"/>
        <w:ind w:left="720"/>
        <w:rPr>
          <w:ins w:id="301" w:author="rewjs" w:date="2015-11-30T11:44:00Z"/>
          <w:b/>
        </w:rPr>
      </w:pPr>
      <w:ins w:id="302" w:author="rewjs" w:date="2015-11-30T11:44:00Z">
        <w:r>
          <w:rPr>
            <w:b/>
          </w:rPr>
          <w:t>Constructors:</w:t>
        </w:r>
      </w:ins>
    </w:p>
    <w:p w:rsidR="00C52DFE" w:rsidRDefault="00C52DFE" w:rsidP="00C52DFE">
      <w:pPr>
        <w:pStyle w:val="ListParagraph"/>
        <w:keepNext/>
        <w:keepLines/>
        <w:numPr>
          <w:ilvl w:val="0"/>
          <w:numId w:val="14"/>
        </w:numPr>
        <w:spacing w:after="0" w:line="240" w:lineRule="auto"/>
        <w:rPr>
          <w:ins w:id="303" w:author="rewjs" w:date="2015-11-30T11:44:00Z"/>
          <w:b/>
        </w:rPr>
      </w:pPr>
      <w:ins w:id="304" w:author="rewjs" w:date="2015-11-30T11:44:00Z">
        <w:r>
          <w:rPr>
            <w:b/>
          </w:rPr>
          <w:t xml:space="preserve">Public </w:t>
        </w:r>
        <w:proofErr w:type="spellStart"/>
        <w:r>
          <w:t>P</w:t>
        </w:r>
      </w:ins>
      <w:ins w:id="305" w:author="rewjs" w:date="2015-11-30T11:46:00Z">
        <w:r>
          <w:t>atient</w:t>
        </w:r>
      </w:ins>
      <w:ins w:id="306" w:author="rewjs" w:date="2015-11-30T11:44:00Z">
        <w:r>
          <w:t>Controller</w:t>
        </w:r>
        <w:proofErr w:type="spellEnd"/>
        <w:r>
          <w:t>()</w:t>
        </w:r>
      </w:ins>
    </w:p>
    <w:p w:rsidR="00C52DFE" w:rsidRDefault="00C52DFE" w:rsidP="00C52DFE">
      <w:pPr>
        <w:pStyle w:val="ListParagraph"/>
        <w:keepNext/>
        <w:keepLines/>
        <w:numPr>
          <w:ilvl w:val="1"/>
          <w:numId w:val="14"/>
        </w:numPr>
        <w:spacing w:after="0" w:line="240" w:lineRule="auto"/>
        <w:rPr>
          <w:ins w:id="307" w:author="rewjs" w:date="2015-11-30T11:44:00Z"/>
        </w:rPr>
      </w:pPr>
      <w:ins w:id="308" w:author="rewjs" w:date="2015-11-30T11:44:00Z">
        <w:r>
          <w:t>Default constructor.</w:t>
        </w:r>
      </w:ins>
    </w:p>
    <w:p w:rsidR="0070250D" w:rsidRDefault="0070250D" w:rsidP="003C3B4F">
      <w:pPr>
        <w:keepNext/>
        <w:keepLines/>
        <w:spacing w:after="0" w:line="240" w:lineRule="auto"/>
      </w:pPr>
    </w:p>
    <w:p w:rsidR="00812105" w:rsidRDefault="002C6ED4" w:rsidP="003C3B4F">
      <w:pPr>
        <w:pStyle w:val="Heading2"/>
        <w:spacing w:line="360" w:lineRule="auto"/>
      </w:pPr>
      <w:bookmarkStart w:id="309" w:name="_Toc436603011"/>
      <w:bookmarkStart w:id="310" w:name="_Toc436012966"/>
      <w:bookmarkStart w:id="311" w:name="_Toc436012967"/>
      <w:bookmarkStart w:id="312" w:name="_Toc436647487"/>
      <w:bookmarkEnd w:id="309"/>
      <w:bookmarkEnd w:id="310"/>
      <w:bookmarkEnd w:id="311"/>
      <w:r>
        <w:t>Business Logic Layer Overview</w:t>
      </w:r>
      <w:bookmarkEnd w:id="312"/>
    </w:p>
    <w:p w:rsidR="00812105" w:rsidRDefault="00831F49" w:rsidP="003C3B4F">
      <w:pPr>
        <w:pStyle w:val="Heading3"/>
        <w:keepNext/>
        <w:keepLines/>
      </w:pPr>
      <w:bookmarkStart w:id="313" w:name="_Toc435182018"/>
      <w:bookmarkStart w:id="314" w:name="_Toc436647488"/>
      <w:r w:rsidRPr="0084672C">
        <w:t>Entities</w:t>
      </w:r>
      <w:bookmarkEnd w:id="313"/>
      <w:bookmarkEnd w:id="314"/>
    </w:p>
    <w:p w:rsidR="00E4479B" w:rsidRDefault="00E4479B" w:rsidP="003C3B4F">
      <w:pPr>
        <w:pStyle w:val="Heading4"/>
        <w:keepNext/>
        <w:keepLines/>
      </w:pPr>
      <w:bookmarkStart w:id="315" w:name="_Toc435182019"/>
      <w:proofErr w:type="spellStart"/>
      <w:r>
        <w:t>LoginViewModel</w:t>
      </w:r>
      <w:proofErr w:type="spellEnd"/>
    </w:p>
    <w:p w:rsidR="00E4479B" w:rsidRDefault="00E4479B" w:rsidP="003C3B4F">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w:t>
      </w:r>
      <w:proofErr w:type="spellStart"/>
      <w:r>
        <w:rPr>
          <w:b/>
        </w:rPr>
        <w:t>bool</w:t>
      </w:r>
      <w:proofErr w:type="spellEnd"/>
      <w:r>
        <w:t xml:space="preserve"> </w:t>
      </w:r>
      <w:proofErr w:type="spellStart"/>
      <w:r>
        <w:t>RememberMe</w:t>
      </w:r>
      <w:proofErr w:type="spellEnd"/>
    </w:p>
    <w:p w:rsidR="00E4479B" w:rsidRDefault="00E4479B" w:rsidP="003C3B4F">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keepNext/>
        <w:keepLines/>
        <w:spacing w:after="0" w:line="240" w:lineRule="auto"/>
      </w:pPr>
    </w:p>
    <w:p w:rsidR="00E4479B" w:rsidRDefault="00E4479B" w:rsidP="003C3B4F">
      <w:pPr>
        <w:pStyle w:val="Heading4"/>
        <w:keepNext/>
        <w:keepLines/>
      </w:pPr>
      <w:proofErr w:type="spellStart"/>
      <w:r>
        <w:t>RegisterViewModel</w:t>
      </w:r>
      <w:proofErr w:type="spellEnd"/>
    </w:p>
    <w:p w:rsidR="00E4479B" w:rsidRDefault="00E4479B" w:rsidP="003C3B4F">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w:t>
      </w:r>
      <w:proofErr w:type="spellStart"/>
      <w:r>
        <w:rPr>
          <w:b/>
        </w:rPr>
        <w:t>bool</w:t>
      </w:r>
      <w:proofErr w:type="spellEnd"/>
      <w:r>
        <w:t xml:space="preserve"> </w:t>
      </w:r>
      <w:proofErr w:type="spellStart"/>
      <w:r>
        <w:t>ConfirmPassword</w:t>
      </w:r>
      <w:proofErr w:type="spellEnd"/>
    </w:p>
    <w:p w:rsidR="00E4479B" w:rsidRDefault="00E4479B" w:rsidP="003C3B4F">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pStyle w:val="ListParagraph"/>
        <w:keepNext/>
        <w:keepLines/>
        <w:spacing w:after="0" w:line="240" w:lineRule="auto"/>
        <w:ind w:left="1800"/>
      </w:pPr>
    </w:p>
    <w:p w:rsidR="00812105" w:rsidRDefault="00831F49" w:rsidP="003C3B4F">
      <w:pPr>
        <w:pStyle w:val="Heading4"/>
        <w:keepNext/>
        <w:keepLines/>
      </w:pPr>
      <w:r w:rsidRPr="0084672C">
        <w:t>Activity</w:t>
      </w:r>
      <w:bookmarkStart w:id="316" w:name="_User"/>
      <w:bookmarkEnd w:id="315"/>
      <w:bookmarkEnd w:id="316"/>
    </w:p>
    <w:p w:rsidR="00812105" w:rsidRDefault="00831F49" w:rsidP="003C3B4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3C3B4F">
      <w:pPr>
        <w:keepNext/>
        <w:keepLines/>
        <w:spacing w:after="0" w:line="360" w:lineRule="auto"/>
        <w:rPr>
          <w:b/>
        </w:rPr>
      </w:pPr>
      <w:r>
        <w:rPr>
          <w:b/>
        </w:rPr>
        <w:t>&lt;&lt;Entity&gt;&gt;</w:t>
      </w:r>
    </w:p>
    <w:p w:rsidR="00812105" w:rsidRDefault="00831F49"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3C3B4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3C3B4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3C3B4F">
      <w:pPr>
        <w:pStyle w:val="ListParagraph"/>
        <w:keepNext/>
        <w:keepLines/>
        <w:numPr>
          <w:ilvl w:val="1"/>
          <w:numId w:val="10"/>
        </w:numPr>
        <w:spacing w:after="0" w:line="240" w:lineRule="auto"/>
      </w:pPr>
      <w:r>
        <w:t>The activity of the data</w:t>
      </w:r>
      <w:r w:rsidRPr="00441BE1">
        <w:t>.</w:t>
      </w:r>
    </w:p>
    <w:p w:rsidR="00812105" w:rsidRDefault="00812105" w:rsidP="003C3B4F">
      <w:pPr>
        <w:pStyle w:val="ListParagraph"/>
        <w:keepNext/>
        <w:keepLines/>
        <w:spacing w:after="0" w:line="240" w:lineRule="auto"/>
        <w:ind w:left="2520"/>
      </w:pPr>
    </w:p>
    <w:p w:rsidR="00812105" w:rsidRDefault="00831F49" w:rsidP="003C3B4F">
      <w:pPr>
        <w:keepNext/>
        <w:keepLines/>
        <w:spacing w:after="0" w:line="240" w:lineRule="auto"/>
        <w:ind w:firstLine="720"/>
        <w:rPr>
          <w:b/>
        </w:rPr>
      </w:pPr>
      <w:r>
        <w:rPr>
          <w:b/>
        </w:rPr>
        <w:t>Operations:</w:t>
      </w:r>
    </w:p>
    <w:p w:rsidR="00812105" w:rsidRDefault="00831F49"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Default="005E33EA" w:rsidP="003C3B4F">
      <w:pPr>
        <w:pStyle w:val="ListParagraph"/>
        <w:keepNext/>
        <w:keepLines/>
        <w:numPr>
          <w:ilvl w:val="0"/>
          <w:numId w:val="14"/>
        </w:numPr>
        <w:spacing w:after="0" w:line="240" w:lineRule="auto"/>
        <w:rPr>
          <w:b/>
        </w:rPr>
      </w:pPr>
      <w:r>
        <w:rPr>
          <w:b/>
        </w:rPr>
        <w:t xml:space="preserve">Public </w:t>
      </w:r>
      <w:r>
        <w:t>Activity()</w:t>
      </w:r>
    </w:p>
    <w:p w:rsidR="00812105" w:rsidRDefault="005E33EA" w:rsidP="003C3B4F">
      <w:pPr>
        <w:pStyle w:val="ListParagraph"/>
        <w:keepNext/>
        <w:keepLines/>
        <w:numPr>
          <w:ilvl w:val="1"/>
          <w:numId w:val="14"/>
        </w:numPr>
        <w:spacing w:after="0" w:line="240" w:lineRule="auto"/>
      </w:pPr>
      <w:r>
        <w:t>Default constructor</w:t>
      </w:r>
    </w:p>
    <w:p w:rsidR="00812105" w:rsidRDefault="00812105" w:rsidP="003C3B4F">
      <w:pPr>
        <w:keepNext/>
        <w:keepLines/>
        <w:spacing w:after="0" w:line="240" w:lineRule="auto"/>
      </w:pPr>
    </w:p>
    <w:p w:rsidR="00812105" w:rsidRDefault="0096020E" w:rsidP="003C3B4F">
      <w:pPr>
        <w:pStyle w:val="Heading4"/>
        <w:keepNext/>
        <w:keepLines/>
      </w:pPr>
      <w:proofErr w:type="spellStart"/>
      <w:r>
        <w:t>AspNetUser</w:t>
      </w:r>
      <w:proofErr w:type="spellEnd"/>
    </w:p>
    <w:p w:rsidR="00812105" w:rsidRDefault="0096020E" w:rsidP="003C3B4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3C3B4F">
      <w:pPr>
        <w:keepNext/>
        <w:keepLines/>
        <w:spacing w:after="0" w:line="360" w:lineRule="auto"/>
        <w:rPr>
          <w:b/>
        </w:rPr>
      </w:pPr>
      <w:r>
        <w:rPr>
          <w:b/>
        </w:rPr>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Unique id for each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3C3B4F">
      <w:pPr>
        <w:pStyle w:val="ListParagraph"/>
        <w:keepNext/>
        <w:keepLines/>
        <w:numPr>
          <w:ilvl w:val="1"/>
          <w:numId w:val="10"/>
        </w:numPr>
        <w:spacing w:after="0" w:line="240" w:lineRule="auto"/>
      </w:pPr>
      <w:r>
        <w:t>The user name used by each user that will be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3C3B4F">
      <w:pPr>
        <w:pStyle w:val="ListParagraph"/>
        <w:keepNext/>
        <w:keepLines/>
        <w:numPr>
          <w:ilvl w:val="1"/>
          <w:numId w:val="10"/>
        </w:numPr>
        <w:spacing w:after="0" w:line="240" w:lineRule="auto"/>
      </w:pPr>
      <w:r>
        <w:t>Hash string representing the user’s password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3C3B4F">
      <w:pPr>
        <w:pStyle w:val="ListParagraph"/>
        <w:keepNext/>
        <w:keepLines/>
        <w:numPr>
          <w:ilvl w:val="1"/>
          <w:numId w:val="10"/>
        </w:numPr>
        <w:spacing w:after="0" w:line="240" w:lineRule="auto"/>
      </w:pPr>
      <w:r>
        <w:t>Enumeration value that describes the current account status of the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3C3B4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3C3B4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3C3B4F">
      <w:pPr>
        <w:pStyle w:val="ListParagraph"/>
        <w:keepNext/>
        <w:keepLines/>
        <w:numPr>
          <w:ilvl w:val="1"/>
          <w:numId w:val="10"/>
        </w:numPr>
        <w:spacing w:after="0" w:line="240" w:lineRule="auto"/>
        <w:rPr>
          <w:b/>
        </w:rPr>
      </w:pPr>
      <w:r>
        <w:t xml:space="preserve">If the user is </w:t>
      </w:r>
      <w:proofErr w:type="gramStart"/>
      <w:r>
        <w:t>a</w:t>
      </w:r>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3C3B4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3C3B4F">
      <w:pPr>
        <w:pStyle w:val="ListParagraph"/>
        <w:keepNext/>
        <w:keepLines/>
        <w:spacing w:after="0" w:line="240" w:lineRule="auto"/>
        <w:ind w:left="2520"/>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spacing w:after="0" w:line="240" w:lineRule="auto"/>
      </w:pPr>
    </w:p>
    <w:p w:rsidR="00812105" w:rsidRDefault="00282662" w:rsidP="003C3B4F">
      <w:pPr>
        <w:pStyle w:val="Heading4"/>
        <w:keepNext/>
        <w:keepLines/>
      </w:pPr>
      <w:r>
        <w:t>Patient</w:t>
      </w:r>
    </w:p>
    <w:p w:rsidR="00812105" w:rsidRDefault="00282662" w:rsidP="003C3B4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3C3B4F">
      <w:pPr>
        <w:keepNext/>
        <w:keepLines/>
        <w:spacing w:after="0" w:line="360" w:lineRule="auto"/>
        <w:rPr>
          <w:b/>
        </w:rPr>
      </w:pPr>
      <w:r>
        <w:rPr>
          <w:b/>
        </w:rPr>
        <w:t>&lt;&lt;Entity&gt;&gt;</w:t>
      </w:r>
    </w:p>
    <w:p w:rsidR="00812105" w:rsidRDefault="00282662"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3C3B4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3C3B4F">
      <w:pPr>
        <w:pStyle w:val="ListParagraph"/>
        <w:keepNext/>
        <w:keepLines/>
        <w:numPr>
          <w:ilvl w:val="1"/>
          <w:numId w:val="10"/>
        </w:numPr>
        <w:spacing w:after="0" w:line="240" w:lineRule="auto"/>
      </w:pPr>
      <w:r>
        <w:t>The age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3C3B4F">
      <w:pPr>
        <w:pStyle w:val="ListParagraph"/>
        <w:keepNext/>
        <w:keepLines/>
        <w:numPr>
          <w:ilvl w:val="1"/>
          <w:numId w:val="10"/>
        </w:numPr>
        <w:spacing w:after="0" w:line="240" w:lineRule="auto"/>
      </w:pPr>
      <w:r>
        <w:t>The weight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3C3B4F">
      <w:pPr>
        <w:pStyle w:val="ListParagraph"/>
        <w:keepNext/>
        <w:keepLines/>
        <w:numPr>
          <w:ilvl w:val="1"/>
          <w:numId w:val="10"/>
        </w:numPr>
        <w:spacing w:after="0" w:line="240" w:lineRule="auto"/>
      </w:pPr>
      <w:r>
        <w:t>The height of the patient given in inches.</w:t>
      </w:r>
    </w:p>
    <w:p w:rsidR="00812105" w:rsidRDefault="00812105" w:rsidP="003C3B4F">
      <w:pPr>
        <w:pStyle w:val="ListParagraph"/>
        <w:keepNext/>
        <w:keepLines/>
        <w:spacing w:after="0" w:line="240" w:lineRule="auto"/>
        <w:ind w:left="2520"/>
      </w:pPr>
    </w:p>
    <w:p w:rsidR="00812105" w:rsidRPr="00D6053C" w:rsidRDefault="001B00C4" w:rsidP="003C3B4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3C3B4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3C3B4F">
      <w:pPr>
        <w:pStyle w:val="ListParagraph"/>
        <w:keepNext/>
        <w:keepLines/>
        <w:numPr>
          <w:ilvl w:val="1"/>
          <w:numId w:val="10"/>
        </w:numPr>
        <w:spacing w:after="0" w:line="240" w:lineRule="auto"/>
      </w:pPr>
      <w:r>
        <w:t>Enumeration value used to describe the patient’s ethnicity.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3C3B4F">
      <w:pPr>
        <w:pStyle w:val="ListParagraph"/>
        <w:keepNext/>
        <w:keepLines/>
        <w:numPr>
          <w:ilvl w:val="1"/>
          <w:numId w:val="10"/>
        </w:numPr>
        <w:spacing w:after="0" w:line="240" w:lineRule="auto"/>
      </w:pPr>
      <w:r>
        <w:t>Collection of enumeration values used to describe the patient’s race.</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3C3B4F">
      <w:pPr>
        <w:pStyle w:val="ListParagraph"/>
        <w:keepNext/>
        <w:keepLines/>
        <w:numPr>
          <w:ilvl w:val="1"/>
          <w:numId w:val="10"/>
        </w:numPr>
        <w:spacing w:after="0" w:line="240" w:lineRule="auto"/>
      </w:pPr>
      <w:r>
        <w:t>Enumeration value used to describe the patient’s gender.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3C3B4F">
      <w:pPr>
        <w:pStyle w:val="ListParagraph"/>
        <w:keepNext/>
        <w:keepLines/>
        <w:numPr>
          <w:ilvl w:val="1"/>
          <w:numId w:val="10"/>
        </w:numPr>
        <w:spacing w:after="0" w:line="240" w:lineRule="auto"/>
      </w:pPr>
      <w:r>
        <w:t>Foreign key link to the patient’s physician.</w:t>
      </w:r>
    </w:p>
    <w:p w:rsidR="00812105" w:rsidRDefault="00812105" w:rsidP="003C3B4F">
      <w:pPr>
        <w:pStyle w:val="ListParagraph"/>
        <w:keepNext/>
        <w:keepLines/>
        <w:spacing w:after="0" w:line="240" w:lineRule="auto"/>
        <w:ind w:left="2520"/>
      </w:pPr>
    </w:p>
    <w:p w:rsidR="00812105" w:rsidRDefault="00282662" w:rsidP="003C3B4F">
      <w:pPr>
        <w:keepNext/>
        <w:keepLines/>
        <w:spacing w:after="0" w:line="240" w:lineRule="auto"/>
        <w:ind w:firstLine="720"/>
        <w:rPr>
          <w:b/>
        </w:rPr>
      </w:pPr>
      <w:r>
        <w:rPr>
          <w:b/>
        </w:rPr>
        <w:t>Operations:</w:t>
      </w:r>
    </w:p>
    <w:p w:rsidR="00812105" w:rsidRDefault="00282662"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Pr="00D6053C" w:rsidRDefault="005E33EA" w:rsidP="003C3B4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3C3B4F">
      <w:pPr>
        <w:pStyle w:val="ListParagraph"/>
        <w:keepNext/>
        <w:keepLines/>
        <w:numPr>
          <w:ilvl w:val="1"/>
          <w:numId w:val="14"/>
        </w:numPr>
        <w:spacing w:after="0" w:line="240" w:lineRule="auto"/>
        <w:rPr>
          <w:b/>
        </w:rPr>
      </w:pPr>
      <w:r>
        <w:t>Default constructor</w:t>
      </w:r>
    </w:p>
    <w:p w:rsidR="00812105" w:rsidRPr="00D6053C" w:rsidRDefault="00812105" w:rsidP="003C3B4F">
      <w:pPr>
        <w:pStyle w:val="ListParagraph"/>
        <w:keepNext/>
        <w:keepLines/>
        <w:spacing w:after="0" w:line="240" w:lineRule="auto"/>
        <w:ind w:left="2520"/>
        <w:rPr>
          <w:b/>
        </w:rPr>
      </w:pPr>
    </w:p>
    <w:p w:rsidR="00812105" w:rsidRDefault="0096020E" w:rsidP="003C3B4F">
      <w:pPr>
        <w:pStyle w:val="Heading4"/>
        <w:keepNext/>
        <w:keepLines/>
      </w:pPr>
      <w:r>
        <w:t>Physician</w:t>
      </w:r>
    </w:p>
    <w:p w:rsidR="00812105" w:rsidRDefault="0096020E" w:rsidP="003C3B4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3C3B4F">
      <w:pPr>
        <w:keepNext/>
        <w:keepLines/>
        <w:spacing w:after="0" w:line="360" w:lineRule="auto"/>
        <w:rPr>
          <w:b/>
        </w:rPr>
      </w:pPr>
      <w:r>
        <w:rPr>
          <w:b/>
        </w:rPr>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3C3B4F">
      <w:pPr>
        <w:pStyle w:val="ListParagraph"/>
        <w:keepNext/>
        <w:keepLines/>
        <w:numPr>
          <w:ilvl w:val="1"/>
          <w:numId w:val="10"/>
        </w:numPr>
        <w:spacing w:after="0" w:line="240" w:lineRule="auto"/>
      </w:pPr>
      <w:r>
        <w:t>Physician’s first name.</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3C3B4F">
      <w:pPr>
        <w:pStyle w:val="ListParagraph"/>
        <w:keepNext/>
        <w:keepLines/>
        <w:numPr>
          <w:ilvl w:val="1"/>
          <w:numId w:val="10"/>
        </w:numPr>
        <w:spacing w:after="0" w:line="240" w:lineRule="auto"/>
      </w:pPr>
      <w:r>
        <w:t>Physician’s last name.</w:t>
      </w:r>
    </w:p>
    <w:p w:rsidR="00812105" w:rsidRDefault="00812105" w:rsidP="003C3B4F">
      <w:pPr>
        <w:keepNext/>
        <w:keepLines/>
        <w:spacing w:after="0" w:line="240" w:lineRule="auto"/>
      </w:pPr>
    </w:p>
    <w:p w:rsidR="00812105" w:rsidRDefault="007F09D4" w:rsidP="003C3B4F">
      <w:pPr>
        <w:pStyle w:val="ListParagraph"/>
        <w:keepNext/>
        <w:keepLines/>
        <w:numPr>
          <w:ilvl w:val="0"/>
          <w:numId w:val="10"/>
        </w:numPr>
        <w:spacing w:after="0" w:line="240" w:lineRule="auto"/>
      </w:pPr>
      <w:r>
        <w:rPr>
          <w:b/>
        </w:rPr>
        <w:t xml:space="preserve">Public string </w:t>
      </w:r>
      <w:r>
        <w:t>Address</w:t>
      </w:r>
    </w:p>
    <w:p w:rsidR="00812105" w:rsidRDefault="007F09D4" w:rsidP="003C3B4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string </w:t>
      </w:r>
      <w:r>
        <w:t>Email</w:t>
      </w:r>
    </w:p>
    <w:p w:rsidR="00812105" w:rsidRDefault="001B00C4" w:rsidP="003C3B4F">
      <w:pPr>
        <w:pStyle w:val="ListParagraph"/>
        <w:keepNext/>
        <w:keepLines/>
        <w:numPr>
          <w:ilvl w:val="1"/>
          <w:numId w:val="10"/>
        </w:numPr>
        <w:spacing w:after="0" w:line="240" w:lineRule="auto"/>
      </w:pPr>
      <w:r>
        <w:t>Email address for the physician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3C3B4F">
      <w:pPr>
        <w:pStyle w:val="ListParagraph"/>
        <w:keepNext/>
        <w:keepLines/>
        <w:numPr>
          <w:ilvl w:val="1"/>
          <w:numId w:val="10"/>
        </w:numPr>
        <w:spacing w:after="0" w:line="240" w:lineRule="auto"/>
      </w:pPr>
      <w:r>
        <w:t>Phone number for the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3C3B4F">
      <w:pPr>
        <w:pStyle w:val="ListParagraph"/>
        <w:keepNext/>
        <w:keepLines/>
        <w:numPr>
          <w:ilvl w:val="1"/>
          <w:numId w:val="10"/>
        </w:numPr>
        <w:spacing w:after="0" w:line="240" w:lineRule="auto"/>
      </w:pPr>
      <w:r>
        <w:t>Collection of all of the physician’s patients.</w:t>
      </w:r>
    </w:p>
    <w:p w:rsidR="00812105" w:rsidRDefault="00812105" w:rsidP="003C3B4F">
      <w:pPr>
        <w:keepNext/>
        <w:keepLines/>
        <w:spacing w:after="0" w:line="240" w:lineRule="auto"/>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812105" w:rsidRDefault="001C1550" w:rsidP="003C3B4F">
      <w:pPr>
        <w:pStyle w:val="Heading4"/>
        <w:keepNext/>
        <w:keepLines/>
      </w:pPr>
      <w:proofErr w:type="spellStart"/>
      <w:r>
        <w:t>ExperimentAdministrator</w:t>
      </w:r>
      <w:proofErr w:type="spellEnd"/>
    </w:p>
    <w:p w:rsidR="00812105" w:rsidRDefault="001C1550" w:rsidP="003C3B4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3C3B4F">
      <w:pPr>
        <w:keepNext/>
        <w:keepLines/>
        <w:spacing w:after="0" w:line="360" w:lineRule="auto"/>
        <w:rPr>
          <w:b/>
        </w:rPr>
      </w:pPr>
      <w:r>
        <w:rPr>
          <w:b/>
        </w:rPr>
        <w:t>&lt;&lt;Entity&gt;&gt;</w:t>
      </w:r>
    </w:p>
    <w:p w:rsidR="00812105" w:rsidRDefault="001C1550"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3C3B4F">
      <w:pPr>
        <w:pStyle w:val="ListParagraph"/>
        <w:keepNext/>
        <w:keepLines/>
        <w:numPr>
          <w:ilvl w:val="1"/>
          <w:numId w:val="10"/>
        </w:numPr>
        <w:spacing w:after="0" w:line="240" w:lineRule="auto"/>
      </w:pPr>
      <w:r>
        <w:t>Unique id generated by the system for each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3C3B4F">
      <w:pPr>
        <w:pStyle w:val="ListParagraph"/>
        <w:keepNext/>
        <w:keepLines/>
        <w:numPr>
          <w:ilvl w:val="1"/>
          <w:numId w:val="10"/>
        </w:numPr>
        <w:spacing w:after="0" w:line="240" w:lineRule="auto"/>
      </w:pPr>
      <w:r>
        <w:t>Experiment administrator’s first name.</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3C3B4F">
      <w:pPr>
        <w:pStyle w:val="ListParagraph"/>
        <w:keepNext/>
        <w:keepLines/>
        <w:numPr>
          <w:ilvl w:val="1"/>
          <w:numId w:val="10"/>
        </w:numPr>
        <w:spacing w:after="0" w:line="240" w:lineRule="auto"/>
      </w:pPr>
      <w:r>
        <w:t>Experiment administrator’s last name.</w:t>
      </w:r>
    </w:p>
    <w:p w:rsidR="00812105" w:rsidRDefault="00812105" w:rsidP="003C3B4F">
      <w:pPr>
        <w:keepNext/>
        <w:keepLines/>
        <w:spacing w:after="0" w:line="240" w:lineRule="auto"/>
      </w:pPr>
    </w:p>
    <w:p w:rsidR="00812105" w:rsidRDefault="001C1550" w:rsidP="003C3B4F">
      <w:pPr>
        <w:pStyle w:val="ListParagraph"/>
        <w:keepNext/>
        <w:keepLines/>
        <w:numPr>
          <w:ilvl w:val="0"/>
          <w:numId w:val="10"/>
        </w:numPr>
        <w:spacing w:after="0" w:line="240" w:lineRule="auto"/>
      </w:pPr>
      <w:r>
        <w:rPr>
          <w:b/>
        </w:rPr>
        <w:t xml:space="preserve">Public string </w:t>
      </w:r>
      <w:r>
        <w:t>Address</w:t>
      </w:r>
    </w:p>
    <w:p w:rsidR="00812105" w:rsidRDefault="001C1550" w:rsidP="003C3B4F">
      <w:pPr>
        <w:pStyle w:val="ListParagraph"/>
        <w:keepNext/>
        <w:keepLines/>
        <w:numPr>
          <w:ilvl w:val="1"/>
          <w:numId w:val="10"/>
        </w:numPr>
        <w:spacing w:after="0" w:line="240" w:lineRule="auto"/>
      </w:pPr>
      <w:r>
        <w:t>Experiment administrator’s address information.</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r>
        <w:t>Email</w:t>
      </w:r>
    </w:p>
    <w:p w:rsidR="00812105" w:rsidRDefault="001C1550" w:rsidP="003C3B4F">
      <w:pPr>
        <w:pStyle w:val="ListParagraph"/>
        <w:keepNext/>
        <w:keepLines/>
        <w:numPr>
          <w:ilvl w:val="1"/>
          <w:numId w:val="10"/>
        </w:numPr>
        <w:spacing w:after="0" w:line="240" w:lineRule="auto"/>
      </w:pPr>
      <w:r>
        <w:t>Email address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3C3B4F">
      <w:pPr>
        <w:pStyle w:val="ListParagraph"/>
        <w:keepNext/>
        <w:keepLines/>
        <w:numPr>
          <w:ilvl w:val="1"/>
          <w:numId w:val="10"/>
        </w:numPr>
        <w:spacing w:after="0" w:line="240" w:lineRule="auto"/>
      </w:pPr>
      <w:r>
        <w:t>Phone number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3C3B4F">
      <w:pPr>
        <w:pStyle w:val="ListParagraph"/>
        <w:keepNext/>
        <w:keepLines/>
        <w:numPr>
          <w:ilvl w:val="1"/>
          <w:numId w:val="10"/>
        </w:numPr>
        <w:spacing w:after="0" w:line="240" w:lineRule="auto"/>
      </w:pPr>
      <w:r>
        <w:t>Collection of all of the experiment administrator experiments.</w:t>
      </w:r>
    </w:p>
    <w:p w:rsidR="00812105" w:rsidRDefault="006401A4" w:rsidP="003C3B4F">
      <w:pPr>
        <w:keepNext/>
        <w:keepLines/>
        <w:spacing w:after="0" w:line="240" w:lineRule="auto"/>
        <w:ind w:firstLine="720"/>
        <w:rPr>
          <w:b/>
        </w:rPr>
      </w:pPr>
      <w:r>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pStyle w:val="ListParagraph"/>
        <w:keepNext/>
        <w:keepLines/>
        <w:spacing w:after="0" w:line="240" w:lineRule="auto"/>
        <w:ind w:left="2520"/>
        <w:rPr>
          <w:b/>
        </w:rPr>
      </w:pPr>
    </w:p>
    <w:p w:rsidR="00812105" w:rsidRDefault="006401A4" w:rsidP="003C3B4F">
      <w:pPr>
        <w:pStyle w:val="Heading4"/>
        <w:keepNext/>
        <w:keepLines/>
      </w:pPr>
      <w:r>
        <w:t>Experiment</w:t>
      </w:r>
    </w:p>
    <w:p w:rsidR="00812105" w:rsidRDefault="006401A4" w:rsidP="003C3B4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3C3B4F">
      <w:pPr>
        <w:keepNext/>
        <w:keepLines/>
        <w:spacing w:after="0" w:line="360" w:lineRule="auto"/>
        <w:rPr>
          <w:b/>
        </w:rPr>
      </w:pPr>
      <w:r>
        <w:rPr>
          <w:b/>
        </w:rPr>
        <w:t>&lt;&lt;Entity&gt;&gt;</w:t>
      </w:r>
    </w:p>
    <w:p w:rsidR="00812105" w:rsidRDefault="006401A4"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3C3B4F">
      <w:pPr>
        <w:pStyle w:val="ListParagraph"/>
        <w:keepNext/>
        <w:keepLines/>
        <w:numPr>
          <w:ilvl w:val="1"/>
          <w:numId w:val="10"/>
        </w:numPr>
        <w:spacing w:after="0" w:line="240" w:lineRule="auto"/>
      </w:pPr>
      <w:r>
        <w:t>Unique id generated by the system for each experiment.</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string </w:t>
      </w:r>
      <w:r>
        <w:t>Name</w:t>
      </w:r>
    </w:p>
    <w:p w:rsidR="00812105" w:rsidRDefault="006401A4" w:rsidP="003C3B4F">
      <w:pPr>
        <w:pStyle w:val="ListParagraph"/>
        <w:keepNext/>
        <w:keepLines/>
        <w:numPr>
          <w:ilvl w:val="1"/>
          <w:numId w:val="10"/>
        </w:numPr>
        <w:spacing w:after="0" w:line="240" w:lineRule="auto"/>
      </w:pPr>
      <w:r>
        <w:t>Experiment name.</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3C3B4F">
      <w:pPr>
        <w:pStyle w:val="ListParagraph"/>
        <w:keepNext/>
        <w:keepLines/>
        <w:numPr>
          <w:ilvl w:val="1"/>
          <w:numId w:val="10"/>
        </w:numPr>
        <w:spacing w:after="0" w:line="240" w:lineRule="auto"/>
      </w:pPr>
      <w:r>
        <w:t>Date information for when experiment was last modified.</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3C3B4F">
      <w:pPr>
        <w:pStyle w:val="ListParagraph"/>
        <w:keepNext/>
        <w:keepLines/>
        <w:numPr>
          <w:ilvl w:val="1"/>
          <w:numId w:val="10"/>
        </w:numPr>
        <w:spacing w:after="0" w:line="240" w:lineRule="auto"/>
      </w:pPr>
      <w:r>
        <w:t>Query information used to collect the experiment data.</w:t>
      </w:r>
    </w:p>
    <w:p w:rsidR="00812105" w:rsidRDefault="00812105" w:rsidP="003C3B4F">
      <w:pPr>
        <w:keepNext/>
        <w:keepLines/>
        <w:spacing w:after="0" w:line="240" w:lineRule="auto"/>
      </w:pPr>
    </w:p>
    <w:p w:rsidR="00812105" w:rsidRDefault="006401A4" w:rsidP="003C3B4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3C3B4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3C3B4F">
      <w:pPr>
        <w:pStyle w:val="ListParagraph"/>
        <w:keepNext/>
        <w:keepLines/>
        <w:spacing w:after="0" w:line="240" w:lineRule="auto"/>
        <w:ind w:left="2520"/>
      </w:pPr>
    </w:p>
    <w:p w:rsidR="00812105" w:rsidRPr="00D6053C" w:rsidRDefault="00B07CB2" w:rsidP="003C3B4F">
      <w:pPr>
        <w:keepNext/>
        <w:keepLines/>
        <w:spacing w:after="0" w:line="240" w:lineRule="auto"/>
        <w:ind w:firstLine="720"/>
        <w:rPr>
          <w:b/>
        </w:rPr>
      </w:pPr>
      <w:r w:rsidRPr="00D6053C">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D6053C" w:rsidRDefault="00D6053C" w:rsidP="003C3B4F">
      <w:pPr>
        <w:pStyle w:val="Heading4"/>
        <w:keepNext/>
        <w:keepLines/>
      </w:pPr>
      <w:r>
        <w:t>Medical Device</w:t>
      </w:r>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medical device.</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Medical device name.</w:t>
      </w:r>
    </w:p>
    <w:p w:rsidR="00D6053C" w:rsidRDefault="00D6053C" w:rsidP="003C3B4F">
      <w:pPr>
        <w:keepNext/>
        <w:keepLines/>
        <w:spacing w:after="0" w:line="240" w:lineRule="auto"/>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PatientData</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Name of the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3C3B4F">
      <w:pPr>
        <w:pStyle w:val="ListParagraph"/>
        <w:keepNext/>
        <w:keepLines/>
        <w:numPr>
          <w:ilvl w:val="1"/>
          <w:numId w:val="10"/>
        </w:numPr>
        <w:spacing w:after="0" w:line="240" w:lineRule="auto"/>
      </w:pPr>
      <w:r>
        <w:t>Date information for when the patient collected the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3C3B4F">
      <w:pPr>
        <w:pStyle w:val="ListParagraph"/>
        <w:keepNext/>
        <w:keepLines/>
        <w:numPr>
          <w:ilvl w:val="1"/>
          <w:numId w:val="10"/>
        </w:numPr>
        <w:spacing w:after="0" w:line="240" w:lineRule="auto"/>
      </w:pPr>
      <w:r>
        <w:t>Date when the patient uploaded the data record to the system.</w:t>
      </w:r>
    </w:p>
    <w:p w:rsidR="00B81909" w:rsidRDefault="00B81909" w:rsidP="003C3B4F">
      <w:pPr>
        <w:pStyle w:val="ListParagraph"/>
        <w:keepNext/>
        <w:keepLines/>
        <w:spacing w:after="0" w:line="240" w:lineRule="auto"/>
        <w:ind w:left="2520"/>
      </w:pPr>
    </w:p>
    <w:p w:rsidR="00B81909" w:rsidRDefault="00B81909" w:rsidP="003C3B4F">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3C3B4F">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3C3B4F">
      <w:pPr>
        <w:keepNext/>
        <w:keepLines/>
        <w:spacing w:after="0" w:line="240" w:lineRule="auto"/>
      </w:pPr>
    </w:p>
    <w:p w:rsidR="00D6053C" w:rsidRDefault="00D6053C" w:rsidP="003C3B4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3C3B4F">
      <w:pPr>
        <w:pStyle w:val="ListParagraph"/>
        <w:keepNext/>
        <w:keepLines/>
        <w:numPr>
          <w:ilvl w:val="1"/>
          <w:numId w:val="10"/>
        </w:numPr>
        <w:spacing w:after="0" w:line="240" w:lineRule="auto"/>
      </w:pPr>
      <w:r>
        <w:t>Foreign key relationship to the Patient that the data record belongs to.</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3C3B4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3C3B4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3C3B4F">
      <w:pPr>
        <w:pStyle w:val="ListParagraph"/>
        <w:keepNext/>
        <w:keepLines/>
        <w:spacing w:after="0" w:line="240" w:lineRule="auto"/>
        <w:ind w:left="1800"/>
      </w:pP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MSBandAccelerometer</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3C3B4F">
      <w:pPr>
        <w:pStyle w:val="ListParagraph"/>
        <w:keepNext/>
        <w:keepLines/>
        <w:numPr>
          <w:ilvl w:val="1"/>
          <w:numId w:val="10"/>
        </w:numPr>
        <w:spacing w:after="0" w:line="240" w:lineRule="auto"/>
      </w:pPr>
      <w:r>
        <w:t>Date information for when the patient collected the data.</w:t>
      </w:r>
    </w:p>
    <w:p w:rsidR="00D6053C" w:rsidRDefault="00B81909" w:rsidP="003C3B4F">
      <w:pPr>
        <w:pStyle w:val="ListParagraph"/>
        <w:keepNext/>
        <w:keepLines/>
        <w:spacing w:after="0" w:line="240" w:lineRule="auto"/>
        <w:ind w:left="2520"/>
      </w:pPr>
      <w:r w:rsidDel="00B81909">
        <w:t xml:space="preserve"> </w:t>
      </w: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3C3B4F">
      <w:pPr>
        <w:pStyle w:val="ListParagraph"/>
        <w:keepNext/>
        <w:keepLines/>
        <w:numPr>
          <w:ilvl w:val="1"/>
          <w:numId w:val="10"/>
        </w:numPr>
        <w:spacing w:after="0" w:line="240" w:lineRule="auto"/>
      </w:pPr>
      <w:r>
        <w:t>Vertical axis of the accelerometer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3C3B4F">
      <w:pPr>
        <w:pStyle w:val="ListParagraph"/>
        <w:keepNext/>
        <w:keepLines/>
        <w:numPr>
          <w:ilvl w:val="1"/>
          <w:numId w:val="10"/>
        </w:numPr>
        <w:spacing w:after="0" w:line="240" w:lineRule="auto"/>
      </w:pPr>
      <w:r>
        <w:t>Lateral axis of the accelerometer data.</w:t>
      </w:r>
    </w:p>
    <w:p w:rsidR="001E362D" w:rsidRDefault="001E362D" w:rsidP="003C3B4F">
      <w:pPr>
        <w:pStyle w:val="ListParagraph"/>
        <w:keepNext/>
        <w:keepLines/>
        <w:spacing w:after="0" w:line="240" w:lineRule="auto"/>
        <w:ind w:left="2520"/>
      </w:pPr>
    </w:p>
    <w:p w:rsidR="001E362D" w:rsidRDefault="001E362D" w:rsidP="003C3B4F">
      <w:pPr>
        <w:pStyle w:val="ListParagraph"/>
        <w:keepNext/>
        <w:keepLines/>
        <w:numPr>
          <w:ilvl w:val="0"/>
          <w:numId w:val="10"/>
        </w:numPr>
        <w:spacing w:after="0" w:line="240" w:lineRule="auto"/>
      </w:pPr>
      <w:r>
        <w:rPr>
          <w:b/>
        </w:rPr>
        <w:t xml:space="preserve">Public float </w:t>
      </w:r>
      <w:proofErr w:type="spellStart"/>
      <w:r>
        <w:t>Sagittal</w:t>
      </w:r>
      <w:proofErr w:type="spellEnd"/>
    </w:p>
    <w:p w:rsidR="001E362D" w:rsidRDefault="001E362D" w:rsidP="003C3B4F">
      <w:pPr>
        <w:pStyle w:val="ListParagraph"/>
        <w:keepNext/>
        <w:keepLines/>
        <w:numPr>
          <w:ilvl w:val="1"/>
          <w:numId w:val="10"/>
        </w:numPr>
        <w:spacing w:after="0" w:line="240" w:lineRule="auto"/>
      </w:pPr>
      <w:proofErr w:type="spellStart"/>
      <w:r>
        <w:t>Sagittal</w:t>
      </w:r>
      <w:proofErr w:type="spellEnd"/>
      <w:r>
        <w:t xml:space="preserve"> axis of the accelerometer data.</w:t>
      </w:r>
    </w:p>
    <w:p w:rsidR="00D6053C" w:rsidRDefault="00D6053C" w:rsidP="003C3B4F">
      <w:pPr>
        <w:pStyle w:val="ListParagraph"/>
        <w:keepNext/>
        <w:keepLines/>
        <w:spacing w:after="0" w:line="240" w:lineRule="auto"/>
        <w:ind w:left="2520"/>
      </w:pPr>
    </w:p>
    <w:p w:rsidR="00D6053C" w:rsidRDefault="001E362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B342B8" w:rsidRDefault="00B342B8" w:rsidP="003C3B4F">
      <w:pPr>
        <w:pStyle w:val="Heading4"/>
        <w:keepNext/>
        <w:keepLines/>
      </w:pPr>
      <w:proofErr w:type="spellStart"/>
      <w:r>
        <w:t>MSBandCalories</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Calorie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3C3B4F">
      <w:pPr>
        <w:pStyle w:val="ListParagraph"/>
        <w:keepNext/>
        <w:keepLines/>
        <w:numPr>
          <w:ilvl w:val="1"/>
          <w:numId w:val="10"/>
        </w:numPr>
        <w:spacing w:after="0" w:line="240" w:lineRule="auto"/>
      </w:pPr>
      <w:r>
        <w:t>Total calories burned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pPr>
    </w:p>
    <w:p w:rsidR="00B342B8" w:rsidRDefault="00B342B8" w:rsidP="003C3B4F">
      <w:pPr>
        <w:pStyle w:val="Heading4"/>
        <w:keepNext/>
        <w:keepLines/>
      </w:pPr>
      <w:proofErr w:type="spellStart"/>
      <w:r>
        <w:t>MSBandGyroscope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3C3B4F">
      <w:pPr>
        <w:pStyle w:val="ListParagraph"/>
        <w:keepNext/>
        <w:keepLines/>
        <w:numPr>
          <w:ilvl w:val="1"/>
          <w:numId w:val="10"/>
        </w:numPr>
        <w:spacing w:after="0" w:line="240" w:lineRule="auto"/>
      </w:pPr>
      <w:r>
        <w:t>Timestamp detailing the when in the record each data point was collected.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float </w:t>
      </w:r>
      <w:r>
        <w:t>X</w:t>
      </w:r>
    </w:p>
    <w:p w:rsidR="00B342B8" w:rsidRDefault="00B342B8" w:rsidP="003C3B4F">
      <w:pPr>
        <w:pStyle w:val="ListParagraph"/>
        <w:keepNext/>
        <w:keepLines/>
        <w:numPr>
          <w:ilvl w:val="1"/>
          <w:numId w:val="10"/>
        </w:numPr>
        <w:spacing w:after="0" w:line="240" w:lineRule="auto"/>
      </w:pPr>
      <w:r>
        <w:t>X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Y</w:t>
      </w:r>
    </w:p>
    <w:p w:rsidR="00B342B8" w:rsidRDefault="00B342B8" w:rsidP="003C3B4F">
      <w:pPr>
        <w:pStyle w:val="ListParagraph"/>
        <w:keepNext/>
        <w:keepLines/>
        <w:numPr>
          <w:ilvl w:val="1"/>
          <w:numId w:val="10"/>
        </w:numPr>
        <w:spacing w:after="0" w:line="240" w:lineRule="auto"/>
      </w:pPr>
      <w:r>
        <w:t>Y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Z</w:t>
      </w:r>
    </w:p>
    <w:p w:rsidR="00B342B8" w:rsidRDefault="00B342B8" w:rsidP="003C3B4F">
      <w:pPr>
        <w:pStyle w:val="ListParagraph"/>
        <w:keepNext/>
        <w:keepLines/>
        <w:numPr>
          <w:ilvl w:val="1"/>
          <w:numId w:val="10"/>
        </w:numPr>
        <w:spacing w:after="0" w:line="240" w:lineRule="auto"/>
      </w:pPr>
      <w:r>
        <w:t>Z axis of the gyroscope data record.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rPr>
          <w:b/>
        </w:rPr>
      </w:pPr>
    </w:p>
    <w:p w:rsidR="00B342B8" w:rsidRDefault="00B342B8" w:rsidP="003C3B4F">
      <w:pPr>
        <w:pStyle w:val="Heading4"/>
        <w:keepNext/>
        <w:keepLines/>
      </w:pPr>
      <w:proofErr w:type="spellStart"/>
      <w:r>
        <w:t>MSBandHeartRate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3C3B4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3C3B4F">
      <w:pPr>
        <w:pStyle w:val="ListParagraph"/>
        <w:keepNext/>
        <w:keepLines/>
        <w:numPr>
          <w:ilvl w:val="1"/>
          <w:numId w:val="10"/>
        </w:numPr>
        <w:spacing w:after="0" w:line="240" w:lineRule="auto"/>
      </w:pPr>
      <w:r>
        <w:t>Heart rate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B342B8" w:rsidRDefault="00B342B8" w:rsidP="003C3B4F">
      <w:pPr>
        <w:pStyle w:val="Heading4"/>
        <w:keepNext/>
        <w:keepLines/>
      </w:pPr>
      <w:proofErr w:type="spellStart"/>
      <w:r>
        <w:t>MSBandDistance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Distance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3C3B4F">
      <w:pPr>
        <w:pStyle w:val="ListParagraph"/>
        <w:keepNext/>
        <w:keepLines/>
        <w:numPr>
          <w:ilvl w:val="1"/>
          <w:numId w:val="10"/>
        </w:numPr>
        <w:spacing w:after="0" w:line="240" w:lineRule="auto"/>
      </w:pPr>
      <w:r>
        <w:t>Describes the type of motion that is occurring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Pace</w:t>
      </w:r>
    </w:p>
    <w:p w:rsidR="007B5345" w:rsidRDefault="007B5345" w:rsidP="003C3B4F">
      <w:pPr>
        <w:pStyle w:val="ListParagraph"/>
        <w:keepNext/>
        <w:keepLines/>
        <w:numPr>
          <w:ilvl w:val="1"/>
          <w:numId w:val="10"/>
        </w:numPr>
        <w:spacing w:after="0" w:line="240" w:lineRule="auto"/>
      </w:pPr>
      <w:r>
        <w:t>Describes the pace of the movement in min/km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Speed</w:t>
      </w:r>
    </w:p>
    <w:p w:rsidR="007B5345" w:rsidRDefault="007B5345" w:rsidP="003C3B4F">
      <w:pPr>
        <w:pStyle w:val="ListParagraph"/>
        <w:keepNext/>
        <w:keepLines/>
        <w:numPr>
          <w:ilvl w:val="1"/>
          <w:numId w:val="10"/>
        </w:numPr>
        <w:spacing w:after="0" w:line="240" w:lineRule="auto"/>
      </w:pPr>
      <w:r>
        <w:t>Describes the speed of the user in km/hr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string </w:t>
      </w:r>
      <w:r>
        <w:t>Total</w:t>
      </w:r>
    </w:p>
    <w:p w:rsidR="007B5345" w:rsidRDefault="007B5345" w:rsidP="003C3B4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7B5345" w:rsidRDefault="007B5345" w:rsidP="003C3B4F">
      <w:pPr>
        <w:pStyle w:val="Heading4"/>
        <w:keepNext/>
        <w:keepLines/>
      </w:pPr>
      <w:proofErr w:type="spellStart"/>
      <w:r>
        <w:t>MSBandUV</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UV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3C3B4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7B5345" w:rsidRDefault="007B5345" w:rsidP="003C3B4F">
      <w:pPr>
        <w:pStyle w:val="Heading4"/>
        <w:keepNext/>
        <w:keepLines/>
      </w:pPr>
      <w:proofErr w:type="spellStart"/>
      <w:r>
        <w:t>MSBand</w:t>
      </w:r>
      <w:r w:rsidR="00A132B0">
        <w:t>Temperature</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Calorie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3C3B4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CB3DCD" w:rsidRDefault="00CB3DCD" w:rsidP="003C3B4F">
      <w:pPr>
        <w:pStyle w:val="Heading4"/>
        <w:keepNext/>
        <w:keepLines/>
      </w:pPr>
      <w:proofErr w:type="spellStart"/>
      <w:r>
        <w:t>BasisPeakSummaryData</w:t>
      </w:r>
      <w:proofErr w:type="spellEnd"/>
    </w:p>
    <w:p w:rsidR="00CB3DCD" w:rsidRDefault="00CB3DCD" w:rsidP="003C3B4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3C3B4F">
      <w:pPr>
        <w:keepNext/>
        <w:keepLines/>
        <w:spacing w:after="0" w:line="360" w:lineRule="auto"/>
        <w:rPr>
          <w:b/>
        </w:rPr>
      </w:pPr>
      <w:r>
        <w:rPr>
          <w:b/>
        </w:rPr>
        <w:t>&lt;&lt;Entity&gt;&gt;</w:t>
      </w:r>
    </w:p>
    <w:p w:rsidR="00CB3DCD" w:rsidRDefault="00CB3DCD" w:rsidP="003C3B4F">
      <w:pPr>
        <w:keepNext/>
        <w:keepLines/>
        <w:spacing w:after="0" w:line="240" w:lineRule="auto"/>
        <w:ind w:firstLine="720"/>
      </w:pPr>
      <w:r>
        <w:rPr>
          <w:b/>
        </w:rPr>
        <w:t>Attributes:</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3C3B4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3C3B4F">
      <w:pPr>
        <w:pStyle w:val="ListParagraph"/>
        <w:keepNext/>
        <w:keepLines/>
        <w:numPr>
          <w:ilvl w:val="1"/>
          <w:numId w:val="10"/>
        </w:numPr>
        <w:spacing w:after="0" w:line="240" w:lineRule="auto"/>
      </w:pPr>
      <w:r>
        <w:t>Date information for when the patient collected the data.</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Calories</w:t>
      </w:r>
    </w:p>
    <w:p w:rsidR="00CB3DCD" w:rsidRDefault="00CB3DCD" w:rsidP="003C3B4F">
      <w:pPr>
        <w:pStyle w:val="ListParagraph"/>
        <w:keepNext/>
        <w:keepLines/>
        <w:numPr>
          <w:ilvl w:val="1"/>
          <w:numId w:val="10"/>
        </w:numPr>
        <w:spacing w:after="0" w:line="240" w:lineRule="auto"/>
      </w:pPr>
      <w:r>
        <w:t>Total calories burned at the moment of each data sample</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GSR</w:t>
      </w:r>
    </w:p>
    <w:p w:rsidR="00CB3DCD" w:rsidRDefault="00CB3DCD" w:rsidP="003C3B4F">
      <w:pPr>
        <w:pStyle w:val="ListParagraph"/>
        <w:keepNext/>
        <w:keepLines/>
        <w:numPr>
          <w:ilvl w:val="1"/>
          <w:numId w:val="10"/>
        </w:numPr>
        <w:spacing w:after="0" w:line="240" w:lineRule="auto"/>
      </w:pPr>
      <w:r>
        <w:t>GSR data at the moment of each data sample.</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3C3B4F">
      <w:pPr>
        <w:pStyle w:val="ListParagraph"/>
        <w:keepNext/>
        <w:keepLines/>
        <w:numPr>
          <w:ilvl w:val="1"/>
          <w:numId w:val="10"/>
        </w:numPr>
        <w:spacing w:after="0" w:line="240" w:lineRule="auto"/>
      </w:pPr>
      <w:r>
        <w:t>Heart rate at the moment of each data sample.</w:t>
      </w:r>
    </w:p>
    <w:p w:rsidR="00CB3DCD" w:rsidRDefault="00CB3DCD"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3C3B4F">
      <w:pPr>
        <w:pStyle w:val="ListParagraph"/>
        <w:keepNext/>
        <w:keepLines/>
        <w:numPr>
          <w:ilvl w:val="1"/>
          <w:numId w:val="10"/>
        </w:numPr>
        <w:spacing w:after="0" w:line="240" w:lineRule="auto"/>
      </w:pPr>
      <w:r>
        <w:t>Patient skin temperature at the moment of each data sample.</w:t>
      </w:r>
    </w:p>
    <w:p w:rsidR="002756E8" w:rsidRDefault="002756E8"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3C3B4F">
      <w:pPr>
        <w:pStyle w:val="ListParagraph"/>
        <w:keepNext/>
        <w:keepLines/>
        <w:numPr>
          <w:ilvl w:val="1"/>
          <w:numId w:val="10"/>
        </w:numPr>
        <w:spacing w:after="0" w:line="240" w:lineRule="auto"/>
      </w:pPr>
      <w:r>
        <w:t>Number of steps the patient has taken at the moment of each data sample.</w:t>
      </w:r>
    </w:p>
    <w:p w:rsidR="002756E8" w:rsidRDefault="002756E8"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3C3B4F">
      <w:pPr>
        <w:pStyle w:val="ListParagraph"/>
        <w:keepNext/>
        <w:keepLines/>
        <w:spacing w:after="0" w:line="240" w:lineRule="auto"/>
        <w:ind w:left="2520"/>
      </w:pPr>
    </w:p>
    <w:p w:rsidR="00CB3DCD" w:rsidRPr="00D6053C" w:rsidRDefault="00CB3DCD" w:rsidP="003C3B4F">
      <w:pPr>
        <w:keepNext/>
        <w:keepLines/>
        <w:spacing w:after="0" w:line="240" w:lineRule="auto"/>
        <w:ind w:firstLine="720"/>
        <w:rPr>
          <w:b/>
        </w:rPr>
      </w:pPr>
      <w:r w:rsidRPr="00D6053C">
        <w:rPr>
          <w:b/>
        </w:rPr>
        <w:t>Operations:</w:t>
      </w:r>
    </w:p>
    <w:p w:rsidR="00CB3DCD" w:rsidRDefault="00CB3DCD" w:rsidP="003C3B4F">
      <w:pPr>
        <w:pStyle w:val="ListParagraph"/>
        <w:keepNext/>
        <w:keepLines/>
        <w:numPr>
          <w:ilvl w:val="0"/>
          <w:numId w:val="7"/>
        </w:numPr>
        <w:spacing w:after="0" w:line="240" w:lineRule="auto"/>
      </w:pPr>
      <w:r w:rsidRPr="00484ED5">
        <w:t>Sets and gets for all attributes.</w:t>
      </w:r>
    </w:p>
    <w:p w:rsidR="00CB3DCD" w:rsidRDefault="00CB3DCD" w:rsidP="003C3B4F">
      <w:pPr>
        <w:pStyle w:val="ListParagraph"/>
        <w:keepNext/>
        <w:keepLines/>
        <w:spacing w:after="0" w:line="240" w:lineRule="auto"/>
        <w:ind w:left="1800"/>
      </w:pPr>
    </w:p>
    <w:p w:rsidR="00CB3DCD" w:rsidRDefault="00CB3DCD" w:rsidP="003C3B4F">
      <w:pPr>
        <w:keepNext/>
        <w:keepLines/>
        <w:spacing w:after="0" w:line="240" w:lineRule="auto"/>
        <w:ind w:left="720"/>
        <w:rPr>
          <w:b/>
        </w:rPr>
      </w:pPr>
      <w:r>
        <w:rPr>
          <w:b/>
        </w:rPr>
        <w:t>Constructors:</w:t>
      </w:r>
    </w:p>
    <w:p w:rsidR="00CB3DCD" w:rsidRDefault="00CB3DCD"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3C3B4F">
      <w:pPr>
        <w:pStyle w:val="ListParagraph"/>
        <w:keepNext/>
        <w:keepLines/>
        <w:numPr>
          <w:ilvl w:val="1"/>
          <w:numId w:val="14"/>
        </w:numPr>
        <w:spacing w:after="0" w:line="240" w:lineRule="auto"/>
        <w:rPr>
          <w:b/>
        </w:rPr>
      </w:pPr>
      <w:r>
        <w:t>Default constructor</w:t>
      </w:r>
    </w:p>
    <w:p w:rsidR="00CB3DCD" w:rsidRDefault="00CB3DCD" w:rsidP="003C3B4F">
      <w:pPr>
        <w:keepNext/>
        <w:keepLines/>
      </w:pPr>
    </w:p>
    <w:p w:rsidR="003C4B11" w:rsidRDefault="003C4B11" w:rsidP="003C3B4F">
      <w:pPr>
        <w:pStyle w:val="Heading4"/>
        <w:keepNext/>
        <w:keepLines/>
      </w:pPr>
      <w:proofErr w:type="spellStart"/>
      <w:r>
        <w:t>ZephyrAccelerometer</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Accelerometer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3C3B4F">
      <w:pPr>
        <w:pStyle w:val="ListParagraph"/>
        <w:keepNext/>
        <w:keepLines/>
        <w:numPr>
          <w:ilvl w:val="1"/>
          <w:numId w:val="10"/>
        </w:numPr>
        <w:spacing w:after="0" w:line="240" w:lineRule="auto"/>
      </w:pPr>
      <w:r>
        <w:t>Vertical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3C3B4F">
      <w:pPr>
        <w:pStyle w:val="ListParagraph"/>
        <w:keepNext/>
        <w:keepLines/>
        <w:numPr>
          <w:ilvl w:val="1"/>
          <w:numId w:val="10"/>
        </w:numPr>
        <w:spacing w:after="0" w:line="240" w:lineRule="auto"/>
      </w:pPr>
      <w:r>
        <w:t>Lateral axis data from the device accelerometer</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Sagittal</w:t>
      </w:r>
      <w:proofErr w:type="spellEnd"/>
    </w:p>
    <w:p w:rsidR="003C4B11" w:rsidRDefault="003C4B11" w:rsidP="003C3B4F">
      <w:pPr>
        <w:pStyle w:val="ListParagraph"/>
        <w:keepNext/>
        <w:keepLines/>
        <w:numPr>
          <w:ilvl w:val="1"/>
          <w:numId w:val="10"/>
        </w:numPr>
        <w:spacing w:after="0" w:line="240" w:lineRule="auto"/>
      </w:pPr>
      <w:proofErr w:type="spellStart"/>
      <w:r>
        <w:t>Sagittal</w:t>
      </w:r>
      <w:proofErr w:type="spellEnd"/>
      <w:r>
        <w:t xml:space="preserve">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ZephyrBreathingWaveform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ZephyrECGWaveform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ECG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w:t>
      </w:r>
      <w:r w:rsidR="00496B70">
        <w:t>EventData</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3C3B4F">
      <w:pPr>
        <w:pStyle w:val="ListParagraph"/>
        <w:keepNext/>
        <w:keepLines/>
        <w:numPr>
          <w:ilvl w:val="1"/>
          <w:numId w:val="10"/>
        </w:numPr>
        <w:spacing w:after="0" w:line="240" w:lineRule="auto"/>
      </w:pPr>
      <w:r>
        <w:t>Time in ms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3C3B4F">
      <w:pPr>
        <w:pStyle w:val="ListParagraph"/>
        <w:keepNext/>
        <w:keepLines/>
        <w:numPr>
          <w:ilvl w:val="1"/>
          <w:numId w:val="10"/>
        </w:numPr>
        <w:spacing w:after="0" w:line="240" w:lineRule="auto"/>
      </w:pPr>
      <w:r>
        <w:t>Event code defined by the device when the event is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Type</w:t>
      </w:r>
    </w:p>
    <w:p w:rsidR="00496B70" w:rsidRDefault="00496B70" w:rsidP="003C3B4F">
      <w:pPr>
        <w:pStyle w:val="ListParagraph"/>
        <w:keepNext/>
        <w:keepLines/>
        <w:numPr>
          <w:ilvl w:val="1"/>
          <w:numId w:val="10"/>
        </w:numPr>
        <w:spacing w:after="0" w:line="240" w:lineRule="auto"/>
      </w:pPr>
      <w:r>
        <w:t>Type of event that was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Source</w:t>
      </w:r>
    </w:p>
    <w:p w:rsidR="00496B70" w:rsidRDefault="00496B70" w:rsidP="003C3B4F">
      <w:pPr>
        <w:pStyle w:val="ListParagraph"/>
        <w:keepNext/>
        <w:keepLines/>
        <w:numPr>
          <w:ilvl w:val="1"/>
          <w:numId w:val="10"/>
        </w:numPr>
        <w:spacing w:after="0" w:line="240" w:lineRule="auto"/>
      </w:pPr>
      <w:r>
        <w:t>Source of the device that caused the event to occur.</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3C3B4F">
      <w:pPr>
        <w:pStyle w:val="ListParagraph"/>
        <w:keepNext/>
        <w:keepLines/>
        <w:numPr>
          <w:ilvl w:val="1"/>
          <w:numId w:val="10"/>
        </w:numPr>
        <w:spacing w:after="0" w:line="240" w:lineRule="auto"/>
      </w:pPr>
      <w:r>
        <w:t>Id given to the event.</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3C3B4F">
      <w:pPr>
        <w:pStyle w:val="ListParagraph"/>
        <w:keepNext/>
        <w:keepLines/>
        <w:numPr>
          <w:ilvl w:val="1"/>
          <w:numId w:val="10"/>
        </w:numPr>
        <w:spacing w:after="0" w:line="240" w:lineRule="auto"/>
      </w:pPr>
      <w:r>
        <w:t>Detail of what occurred that triggered the event.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496B70" w:rsidRDefault="00496B70" w:rsidP="003C3B4F">
      <w:pPr>
        <w:pStyle w:val="Heading4"/>
        <w:keepNext/>
        <w:keepLines/>
      </w:pPr>
      <w:proofErr w:type="spellStart"/>
      <w:r>
        <w:t>ZephyrSummaryData</w:t>
      </w:r>
      <w:proofErr w:type="spellEnd"/>
    </w:p>
    <w:p w:rsidR="00496B70" w:rsidRDefault="00496B70" w:rsidP="003C3B4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3C3B4F">
      <w:pPr>
        <w:keepNext/>
        <w:keepLines/>
        <w:spacing w:after="0" w:line="360" w:lineRule="auto"/>
        <w:rPr>
          <w:b/>
        </w:rPr>
      </w:pPr>
      <w:r>
        <w:rPr>
          <w:b/>
        </w:rPr>
        <w:t>&lt;&lt;Entity&gt;&gt;</w:t>
      </w:r>
    </w:p>
    <w:p w:rsidR="00496B70" w:rsidRDefault="00496B70" w:rsidP="003C3B4F">
      <w:pPr>
        <w:keepNext/>
        <w:keepLines/>
        <w:spacing w:after="0" w:line="240" w:lineRule="auto"/>
        <w:ind w:firstLine="720"/>
      </w:pPr>
      <w:r>
        <w:rPr>
          <w:b/>
        </w:rPr>
        <w:t>Attributes:</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3C3B4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3C3B4F">
      <w:pPr>
        <w:pStyle w:val="ListParagraph"/>
        <w:keepNext/>
        <w:keepLines/>
        <w:numPr>
          <w:ilvl w:val="1"/>
          <w:numId w:val="10"/>
        </w:numPr>
        <w:spacing w:after="0" w:line="240" w:lineRule="auto"/>
      </w:pPr>
      <w:r>
        <w:t>Date information for when the patient collected the data.</w:t>
      </w:r>
    </w:p>
    <w:p w:rsidR="00496B70" w:rsidRDefault="00496B70" w:rsidP="003C3B4F">
      <w:pPr>
        <w:keepNext/>
        <w:keepLines/>
        <w:spacing w:after="0" w:line="240" w:lineRule="auto"/>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3C3B4F">
      <w:pPr>
        <w:pStyle w:val="ListParagraph"/>
        <w:keepNext/>
        <w:keepLines/>
        <w:numPr>
          <w:ilvl w:val="1"/>
          <w:numId w:val="10"/>
        </w:numPr>
        <w:spacing w:after="0" w:line="240" w:lineRule="auto"/>
      </w:pPr>
      <w:r>
        <w:t>Patient heart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3C3B4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3C3B4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3C3B4F">
      <w:pPr>
        <w:pStyle w:val="ListParagraph"/>
        <w:keepNext/>
        <w:keepLines/>
        <w:numPr>
          <w:ilvl w:val="1"/>
          <w:numId w:val="10"/>
        </w:numPr>
        <w:spacing w:after="0" w:line="240" w:lineRule="auto"/>
      </w:pPr>
      <w:r>
        <w:t>Patient posture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3C3B4F">
      <w:pPr>
        <w:pStyle w:val="ListParagraph"/>
        <w:keepNext/>
        <w:keepLines/>
        <w:numPr>
          <w:ilvl w:val="1"/>
          <w:numId w:val="10"/>
        </w:numPr>
        <w:spacing w:after="0" w:line="240" w:lineRule="auto"/>
      </w:pPr>
      <w:r>
        <w:t>Patient activity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3C3B4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3C3B4F">
      <w:pPr>
        <w:pStyle w:val="ListParagraph"/>
        <w:keepNext/>
        <w:keepLines/>
        <w:numPr>
          <w:ilvl w:val="1"/>
          <w:numId w:val="10"/>
        </w:numPr>
        <w:spacing w:after="0" w:line="240" w:lineRule="auto"/>
      </w:pPr>
      <w:r>
        <w:t>Current voltage being supplied by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3C3B4F">
      <w:pPr>
        <w:pStyle w:val="ListParagraph"/>
        <w:keepNext/>
        <w:keepLines/>
        <w:numPr>
          <w:ilvl w:val="1"/>
          <w:numId w:val="10"/>
        </w:numPr>
        <w:spacing w:after="0" w:line="240" w:lineRule="auto"/>
      </w:pPr>
      <w:r>
        <w:t>Current battery level of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3C3B4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3C3B4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3C3B4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3C3B4F">
      <w:pPr>
        <w:pStyle w:val="ListParagraph"/>
        <w:keepNext/>
        <w:keepLines/>
        <w:numPr>
          <w:ilvl w:val="1"/>
          <w:numId w:val="10"/>
        </w:numPr>
        <w:spacing w:after="0" w:line="240" w:lineRule="auto"/>
      </w:pPr>
      <w:r>
        <w:t>Patient ECG amplitude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3C3B4F">
      <w:pPr>
        <w:pStyle w:val="ListParagraph"/>
        <w:keepNext/>
        <w:keepLines/>
        <w:numPr>
          <w:ilvl w:val="1"/>
          <w:numId w:val="10"/>
        </w:numPr>
        <w:spacing w:after="0" w:line="240" w:lineRule="auto"/>
      </w:pPr>
      <w:r>
        <w:t>Patient ECG noise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3C3B4F">
      <w:pPr>
        <w:pStyle w:val="ListParagraph"/>
        <w:keepNext/>
        <w:keepLines/>
        <w:numPr>
          <w:ilvl w:val="1"/>
          <w:numId w:val="10"/>
        </w:numPr>
        <w:spacing w:after="0" w:line="240" w:lineRule="auto"/>
      </w:pPr>
      <w:r>
        <w:t>Device confidence in the heart rate measurement.</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3C3B4F">
      <w:pPr>
        <w:pStyle w:val="ListParagraph"/>
        <w:keepNext/>
        <w:keepLines/>
        <w:numPr>
          <w:ilvl w:val="1"/>
          <w:numId w:val="10"/>
        </w:numPr>
        <w:spacing w:after="0" w:line="240" w:lineRule="auto"/>
      </w:pPr>
      <w:r>
        <w:t>HRV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3C3B4F">
      <w:pPr>
        <w:pStyle w:val="ListParagraph"/>
        <w:keepNext/>
        <w:keepLines/>
        <w:numPr>
          <w:ilvl w:val="1"/>
          <w:numId w:val="10"/>
        </w:numPr>
        <w:spacing w:after="0" w:line="240" w:lineRule="auto"/>
      </w:pPr>
      <w:r>
        <w:t>Measurement of overall system confidence in the measurements.</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3C3B4F">
      <w:pPr>
        <w:pStyle w:val="ListParagraph"/>
        <w:keepNext/>
        <w:keepLines/>
        <w:numPr>
          <w:ilvl w:val="1"/>
          <w:numId w:val="10"/>
        </w:numPr>
        <w:spacing w:after="0" w:line="240" w:lineRule="auto"/>
      </w:pPr>
      <w:r>
        <w:t>GSR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3C3B4F">
      <w:pPr>
        <w:pStyle w:val="ListParagraph"/>
        <w:keepNext/>
        <w:keepLines/>
        <w:numPr>
          <w:ilvl w:val="1"/>
          <w:numId w:val="10"/>
        </w:numPr>
        <w:spacing w:after="0" w:line="240" w:lineRule="auto"/>
      </w:pPr>
      <w:r>
        <w:t>Some device state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3C3B4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3C3B4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3C3B4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3C3B4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3C3B4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3C3B4F">
      <w:pPr>
        <w:pStyle w:val="ListParagraph"/>
        <w:keepNext/>
        <w:keepLines/>
        <w:spacing w:after="0" w:line="240" w:lineRule="auto"/>
        <w:ind w:left="180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3C3B4F">
      <w:pPr>
        <w:pStyle w:val="ListParagraph"/>
        <w:keepNext/>
        <w:keepLines/>
        <w:numPr>
          <w:ilvl w:val="1"/>
          <w:numId w:val="10"/>
        </w:numPr>
        <w:spacing w:after="0" w:line="240" w:lineRule="auto"/>
      </w:pPr>
      <w:r>
        <w:t xml:space="preserve">Minimum value of the </w:t>
      </w:r>
      <w:proofErr w:type="spellStart"/>
      <w:r>
        <w:t>sagittal</w:t>
      </w:r>
      <w:proofErr w:type="spellEnd"/>
      <w:r>
        <w:t xml:space="preserve">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3C3B4F">
      <w:pPr>
        <w:pStyle w:val="ListParagraph"/>
        <w:keepNext/>
        <w:keepLines/>
        <w:numPr>
          <w:ilvl w:val="1"/>
          <w:numId w:val="10"/>
        </w:numPr>
        <w:spacing w:after="0" w:line="240" w:lineRule="auto"/>
      </w:pPr>
      <w:r>
        <w:t xml:space="preserve">Maximum value of the </w:t>
      </w:r>
      <w:proofErr w:type="spellStart"/>
      <w:r>
        <w:t>sagittal</w:t>
      </w:r>
      <w:proofErr w:type="spellEnd"/>
      <w:r>
        <w:t xml:space="preserve"> axis measured by the device accelerometer between summary sample points.</w:t>
      </w:r>
    </w:p>
    <w:p w:rsidR="001B16E7" w:rsidRDefault="001B16E7"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3C3B4F">
      <w:pPr>
        <w:pStyle w:val="ListParagraph"/>
        <w:keepNext/>
        <w:keepLines/>
        <w:numPr>
          <w:ilvl w:val="1"/>
          <w:numId w:val="10"/>
        </w:numPr>
        <w:spacing w:after="0" w:line="240" w:lineRule="auto"/>
      </w:pPr>
      <w:r>
        <w:t>Device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3C3B4F">
      <w:pPr>
        <w:pStyle w:val="ListParagraph"/>
        <w:keepNext/>
        <w:keepLines/>
        <w:numPr>
          <w:ilvl w:val="1"/>
          <w:numId w:val="10"/>
        </w:numPr>
        <w:spacing w:after="0" w:line="240" w:lineRule="auto"/>
      </w:pPr>
      <w:r>
        <w:t>A status code provided by the device.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3C3B4F">
      <w:pPr>
        <w:pStyle w:val="ListParagraph"/>
        <w:keepNext/>
        <w:keepLines/>
        <w:numPr>
          <w:ilvl w:val="1"/>
          <w:numId w:val="10"/>
        </w:numPr>
        <w:spacing w:after="0" w:line="240" w:lineRule="auto"/>
      </w:pPr>
      <w:r>
        <w:t xml:space="preserve">Measurement of the quality of the device link.  </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3C3B4F">
      <w:pPr>
        <w:pStyle w:val="ListParagraph"/>
        <w:keepNext/>
        <w:keepLines/>
        <w:numPr>
          <w:ilvl w:val="1"/>
          <w:numId w:val="10"/>
        </w:numPr>
        <w:spacing w:after="0" w:line="240" w:lineRule="auto"/>
      </w:pPr>
      <w:r>
        <w:t>RSSI value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3C3B4F">
      <w:pPr>
        <w:pStyle w:val="ListParagraph"/>
        <w:keepNext/>
        <w:keepLines/>
        <w:numPr>
          <w:ilvl w:val="1"/>
          <w:numId w:val="10"/>
        </w:numPr>
        <w:spacing w:after="0" w:line="240" w:lineRule="auto"/>
      </w:pPr>
      <w:r>
        <w:t>Transmit power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3C3B4F">
      <w:pPr>
        <w:pStyle w:val="ListParagraph"/>
        <w:keepNext/>
        <w:keepLines/>
        <w:numPr>
          <w:ilvl w:val="1"/>
          <w:numId w:val="10"/>
        </w:numPr>
        <w:spacing w:after="0" w:line="240" w:lineRule="auto"/>
      </w:pPr>
      <w:r>
        <w:t>Device core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3C3B4F">
      <w:pPr>
        <w:pStyle w:val="ListParagraph"/>
        <w:keepNext/>
        <w:keepLines/>
        <w:spacing w:after="0" w:line="240" w:lineRule="auto"/>
        <w:ind w:left="2520"/>
      </w:pPr>
    </w:p>
    <w:p w:rsidR="00496B70" w:rsidRPr="00D6053C" w:rsidRDefault="00496B70" w:rsidP="003C3B4F">
      <w:pPr>
        <w:keepNext/>
        <w:keepLines/>
        <w:spacing w:after="0" w:line="240" w:lineRule="auto"/>
        <w:ind w:firstLine="720"/>
        <w:rPr>
          <w:b/>
        </w:rPr>
      </w:pPr>
      <w:r w:rsidRPr="00D6053C">
        <w:rPr>
          <w:b/>
        </w:rPr>
        <w:t>Operations:</w:t>
      </w:r>
    </w:p>
    <w:p w:rsidR="00496B70" w:rsidRDefault="00496B70" w:rsidP="003C3B4F">
      <w:pPr>
        <w:pStyle w:val="ListParagraph"/>
        <w:keepNext/>
        <w:keepLines/>
        <w:numPr>
          <w:ilvl w:val="0"/>
          <w:numId w:val="7"/>
        </w:numPr>
        <w:spacing w:after="0" w:line="240" w:lineRule="auto"/>
      </w:pPr>
      <w:r w:rsidRPr="00484ED5">
        <w:t>Sets and gets for all attributes.</w:t>
      </w:r>
    </w:p>
    <w:p w:rsidR="00496B70" w:rsidRDefault="00496B70" w:rsidP="003C3B4F">
      <w:pPr>
        <w:pStyle w:val="ListParagraph"/>
        <w:keepNext/>
        <w:keepLines/>
        <w:spacing w:after="0" w:line="240" w:lineRule="auto"/>
        <w:ind w:left="1800"/>
      </w:pPr>
    </w:p>
    <w:p w:rsidR="00496B70" w:rsidRDefault="00496B70" w:rsidP="003C3B4F">
      <w:pPr>
        <w:keepNext/>
        <w:keepLines/>
        <w:spacing w:after="0" w:line="240" w:lineRule="auto"/>
        <w:ind w:left="720"/>
        <w:rPr>
          <w:b/>
        </w:rPr>
      </w:pPr>
      <w:r>
        <w:rPr>
          <w:b/>
        </w:rPr>
        <w:t>Constructors:</w:t>
      </w:r>
    </w:p>
    <w:p w:rsidR="00496B70" w:rsidRDefault="00496B70" w:rsidP="003C3B4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3C3B4F">
      <w:pPr>
        <w:pStyle w:val="ListParagraph"/>
        <w:keepNext/>
        <w:keepLines/>
        <w:numPr>
          <w:ilvl w:val="1"/>
          <w:numId w:val="14"/>
        </w:numPr>
        <w:spacing w:after="0" w:line="240" w:lineRule="auto"/>
        <w:rPr>
          <w:b/>
        </w:rPr>
      </w:pPr>
      <w:r>
        <w:t>Default constructor</w:t>
      </w:r>
    </w:p>
    <w:p w:rsidR="00496B70" w:rsidRDefault="00496B70" w:rsidP="003C3B4F">
      <w:pPr>
        <w:keepNext/>
        <w:keepLines/>
      </w:pPr>
    </w:p>
    <w:p w:rsidR="00812105" w:rsidRDefault="00831F49" w:rsidP="003C3B4F">
      <w:pPr>
        <w:pStyle w:val="Heading3"/>
        <w:keepNext/>
        <w:keepLines/>
      </w:pPr>
      <w:bookmarkStart w:id="317" w:name="_Toc435182020"/>
      <w:bookmarkStart w:id="318" w:name="_Toc436647489"/>
      <w:r w:rsidRPr="0084672C">
        <w:t>Enumerations</w:t>
      </w:r>
      <w:bookmarkEnd w:id="317"/>
      <w:bookmarkEnd w:id="318"/>
    </w:p>
    <w:p w:rsidR="00812105" w:rsidRDefault="00831F49" w:rsidP="003C3B4F">
      <w:pPr>
        <w:pStyle w:val="Heading4"/>
        <w:keepNext/>
        <w:keepLines/>
      </w:pPr>
      <w:bookmarkStart w:id="319" w:name="_Toc435182021"/>
      <w:proofErr w:type="spellStart"/>
      <w:r w:rsidRPr="0084672C">
        <w:t>Activity</w:t>
      </w:r>
      <w:r w:rsidR="005E33EA">
        <w:t>Type</w:t>
      </w:r>
      <w:bookmarkEnd w:id="319"/>
      <w:proofErr w:type="spellEnd"/>
    </w:p>
    <w:p w:rsidR="00812105" w:rsidRDefault="00831F49" w:rsidP="003C3B4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3C3B4F">
      <w:pPr>
        <w:keepNext/>
        <w:keepLines/>
        <w:spacing w:after="0" w:line="360" w:lineRule="auto"/>
        <w:rPr>
          <w:b/>
        </w:rPr>
      </w:pPr>
      <w:r>
        <w:rPr>
          <w:b/>
        </w:rPr>
        <w:t>&lt;&lt;Enumeration&gt;&gt;</w:t>
      </w:r>
    </w:p>
    <w:p w:rsidR="00812105" w:rsidRDefault="00831F49" w:rsidP="003C3B4F">
      <w:pPr>
        <w:keepNext/>
        <w:keepLines/>
        <w:spacing w:after="0" w:line="240" w:lineRule="auto"/>
        <w:rPr>
          <w:b/>
        </w:rPr>
      </w:pPr>
      <w:r>
        <w:rPr>
          <w:b/>
        </w:rPr>
        <w:tab/>
        <w:t>Attributes:</w:t>
      </w:r>
    </w:p>
    <w:p w:rsidR="00812105" w:rsidRDefault="00831F49" w:rsidP="003C3B4F">
      <w:pPr>
        <w:pStyle w:val="ListParagraph"/>
        <w:keepNext/>
        <w:keepLines/>
        <w:numPr>
          <w:ilvl w:val="0"/>
          <w:numId w:val="11"/>
        </w:numPr>
        <w:spacing w:after="0" w:line="240" w:lineRule="auto"/>
        <w:rPr>
          <w:b/>
        </w:rPr>
      </w:pPr>
      <w:r>
        <w:t>Running</w:t>
      </w:r>
    </w:p>
    <w:p w:rsidR="00812105" w:rsidRDefault="00831F49" w:rsidP="003C3B4F">
      <w:pPr>
        <w:pStyle w:val="ListParagraph"/>
        <w:keepNext/>
        <w:keepLines/>
        <w:numPr>
          <w:ilvl w:val="0"/>
          <w:numId w:val="11"/>
        </w:numPr>
        <w:spacing w:after="0" w:line="240" w:lineRule="auto"/>
        <w:rPr>
          <w:b/>
        </w:rPr>
      </w:pPr>
      <w:r>
        <w:t>Walking</w:t>
      </w:r>
    </w:p>
    <w:p w:rsidR="00812105" w:rsidRDefault="00831F49" w:rsidP="003C3B4F">
      <w:pPr>
        <w:pStyle w:val="ListParagraph"/>
        <w:keepNext/>
        <w:keepLines/>
        <w:numPr>
          <w:ilvl w:val="0"/>
          <w:numId w:val="11"/>
        </w:numPr>
        <w:spacing w:after="0" w:line="240" w:lineRule="auto"/>
        <w:rPr>
          <w:b/>
        </w:rPr>
      </w:pPr>
      <w:r>
        <w:t>Sleeping</w:t>
      </w:r>
    </w:p>
    <w:p w:rsidR="00812105" w:rsidRDefault="00831F49" w:rsidP="003C3B4F">
      <w:pPr>
        <w:pStyle w:val="ListParagraph"/>
        <w:keepNext/>
        <w:keepLines/>
        <w:numPr>
          <w:ilvl w:val="0"/>
          <w:numId w:val="11"/>
        </w:numPr>
        <w:spacing w:after="0" w:line="240" w:lineRule="auto"/>
        <w:rPr>
          <w:b/>
        </w:rPr>
      </w:pPr>
      <w:r>
        <w:t>Sitting</w:t>
      </w:r>
    </w:p>
    <w:p w:rsidR="00812105" w:rsidRPr="00D6053C" w:rsidRDefault="00831F49" w:rsidP="003C3B4F">
      <w:pPr>
        <w:pStyle w:val="ListParagraph"/>
        <w:keepNext/>
        <w:keepLines/>
        <w:numPr>
          <w:ilvl w:val="0"/>
          <w:numId w:val="11"/>
        </w:numPr>
        <w:spacing w:after="0" w:line="240" w:lineRule="auto"/>
        <w:rPr>
          <w:b/>
        </w:rPr>
      </w:pPr>
      <w:r>
        <w:t>Standing</w:t>
      </w:r>
    </w:p>
    <w:p w:rsidR="00812105" w:rsidRDefault="00812105" w:rsidP="003C3B4F">
      <w:pPr>
        <w:pStyle w:val="ListParagraph"/>
        <w:keepNext/>
        <w:keepLines/>
        <w:spacing w:after="0" w:line="240" w:lineRule="auto"/>
        <w:ind w:left="1800"/>
        <w:rPr>
          <w:b/>
        </w:rPr>
      </w:pPr>
    </w:p>
    <w:p w:rsidR="00812105" w:rsidRDefault="0096020E" w:rsidP="003C3B4F">
      <w:pPr>
        <w:pStyle w:val="Heading4"/>
        <w:keepNext/>
        <w:keepLines/>
      </w:pPr>
      <w:proofErr w:type="spellStart"/>
      <w:r>
        <w:t>AccountStatus</w:t>
      </w:r>
      <w:proofErr w:type="spellEnd"/>
    </w:p>
    <w:p w:rsidR="00812105" w:rsidRDefault="0096020E" w:rsidP="003C3B4F">
      <w:pPr>
        <w:keepNext/>
        <w:keepLines/>
        <w:spacing w:after="120" w:line="240" w:lineRule="auto"/>
      </w:pPr>
      <w:r>
        <w:t>This is the enumeration that contains the different account statuses.</w:t>
      </w:r>
    </w:p>
    <w:p w:rsidR="00812105" w:rsidRDefault="0096020E" w:rsidP="003C3B4F">
      <w:pPr>
        <w:keepNext/>
        <w:keepLines/>
        <w:spacing w:after="0" w:line="360" w:lineRule="auto"/>
        <w:rPr>
          <w:b/>
        </w:rPr>
      </w:pPr>
      <w:r>
        <w:rPr>
          <w:b/>
        </w:rPr>
        <w:t>&lt;&lt;Enumeration&gt;&gt;</w:t>
      </w:r>
    </w:p>
    <w:p w:rsidR="00812105" w:rsidRDefault="0096020E" w:rsidP="003C3B4F">
      <w:pPr>
        <w:keepNext/>
        <w:keepLines/>
        <w:spacing w:after="0" w:line="240" w:lineRule="auto"/>
        <w:rPr>
          <w:b/>
        </w:rPr>
      </w:pPr>
      <w:r>
        <w:rPr>
          <w:b/>
        </w:rPr>
        <w:tab/>
        <w:t>Attributes:</w:t>
      </w:r>
    </w:p>
    <w:p w:rsidR="00812105" w:rsidRPr="00D6053C" w:rsidRDefault="00B50D54" w:rsidP="003C3B4F">
      <w:pPr>
        <w:pStyle w:val="ListParagraph"/>
        <w:keepNext/>
        <w:keepLines/>
        <w:numPr>
          <w:ilvl w:val="0"/>
          <w:numId w:val="11"/>
        </w:numPr>
        <w:spacing w:after="0" w:line="240" w:lineRule="auto"/>
        <w:rPr>
          <w:b/>
        </w:rPr>
      </w:pPr>
      <w:r>
        <w:t>Pending</w:t>
      </w:r>
    </w:p>
    <w:p w:rsidR="00812105" w:rsidRPr="00D6053C" w:rsidRDefault="0096020E" w:rsidP="003C3B4F">
      <w:pPr>
        <w:pStyle w:val="ListParagraph"/>
        <w:keepNext/>
        <w:keepLines/>
        <w:numPr>
          <w:ilvl w:val="0"/>
          <w:numId w:val="11"/>
        </w:numPr>
        <w:spacing w:after="0" w:line="240" w:lineRule="auto"/>
        <w:rPr>
          <w:b/>
        </w:rPr>
      </w:pPr>
      <w:r>
        <w:t>Active</w:t>
      </w:r>
    </w:p>
    <w:p w:rsidR="00812105" w:rsidRDefault="0096020E" w:rsidP="003C3B4F">
      <w:pPr>
        <w:pStyle w:val="ListParagraph"/>
        <w:keepNext/>
        <w:keepLines/>
        <w:numPr>
          <w:ilvl w:val="0"/>
          <w:numId w:val="11"/>
        </w:numPr>
        <w:spacing w:after="0" w:line="240" w:lineRule="auto"/>
        <w:rPr>
          <w:b/>
        </w:rPr>
      </w:pPr>
      <w:r>
        <w:t>Inactive</w:t>
      </w:r>
    </w:p>
    <w:p w:rsidR="00812105" w:rsidRDefault="0078229C" w:rsidP="003C3B4F">
      <w:pPr>
        <w:pStyle w:val="Heading4"/>
        <w:keepNext/>
        <w:keepLines/>
      </w:pPr>
      <w:proofErr w:type="spellStart"/>
      <w:r>
        <w:t>PatientEthnicity</w:t>
      </w:r>
      <w:proofErr w:type="spellEnd"/>
    </w:p>
    <w:p w:rsidR="00812105" w:rsidRDefault="0078229C" w:rsidP="003C3B4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3C3B4F">
      <w:pPr>
        <w:keepNext/>
        <w:keepLines/>
        <w:spacing w:after="0" w:line="360" w:lineRule="auto"/>
        <w:rPr>
          <w:b/>
        </w:rPr>
      </w:pPr>
      <w:r>
        <w:rPr>
          <w:b/>
        </w:rPr>
        <w:t>&lt;&lt;Enumeration&gt;&gt;</w:t>
      </w:r>
    </w:p>
    <w:p w:rsidR="00812105" w:rsidRDefault="0078229C" w:rsidP="003C3B4F">
      <w:pPr>
        <w:keepNext/>
        <w:keepLines/>
        <w:spacing w:after="0" w:line="240" w:lineRule="auto"/>
        <w:rPr>
          <w:b/>
        </w:rPr>
      </w:pPr>
      <w:r>
        <w:rPr>
          <w:b/>
        </w:rPr>
        <w:tab/>
        <w:t>Attributes:</w:t>
      </w:r>
    </w:p>
    <w:p w:rsidR="00812105" w:rsidRDefault="0078229C" w:rsidP="003C3B4F">
      <w:pPr>
        <w:pStyle w:val="ListParagraph"/>
        <w:keepNext/>
        <w:keepLines/>
        <w:numPr>
          <w:ilvl w:val="0"/>
          <w:numId w:val="11"/>
        </w:numPr>
        <w:spacing w:after="0" w:line="240" w:lineRule="auto"/>
        <w:rPr>
          <w:b/>
        </w:rPr>
      </w:pPr>
      <w:r>
        <w:t>Hispanic or Latino</w:t>
      </w:r>
    </w:p>
    <w:p w:rsidR="00812105" w:rsidRPr="00D6053C" w:rsidRDefault="0078229C" w:rsidP="003C3B4F">
      <w:pPr>
        <w:pStyle w:val="ListParagraph"/>
        <w:keepNext/>
        <w:keepLines/>
        <w:numPr>
          <w:ilvl w:val="0"/>
          <w:numId w:val="11"/>
        </w:numPr>
        <w:spacing w:after="0" w:line="240" w:lineRule="auto"/>
        <w:rPr>
          <w:b/>
        </w:rPr>
      </w:pPr>
      <w:r>
        <w:t>Not Hispanic or Latino</w:t>
      </w:r>
    </w:p>
    <w:p w:rsidR="00812105" w:rsidRDefault="00812105" w:rsidP="003C3B4F">
      <w:pPr>
        <w:keepNext/>
        <w:keepLines/>
        <w:spacing w:after="0" w:line="240" w:lineRule="auto"/>
        <w:rPr>
          <w:b/>
        </w:rPr>
      </w:pPr>
    </w:p>
    <w:p w:rsidR="00812105" w:rsidRDefault="0007275F" w:rsidP="003C3B4F">
      <w:pPr>
        <w:pStyle w:val="Heading4"/>
        <w:keepNext/>
        <w:keepLines/>
      </w:pPr>
      <w:proofErr w:type="spellStart"/>
      <w:r>
        <w:t>PatientRace</w:t>
      </w:r>
      <w:proofErr w:type="spellEnd"/>
    </w:p>
    <w:p w:rsidR="00812105" w:rsidRDefault="0007275F" w:rsidP="003C3B4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American Indian or Alaska Native</w:t>
      </w:r>
    </w:p>
    <w:p w:rsidR="00812105" w:rsidRPr="00D6053C" w:rsidRDefault="0007275F" w:rsidP="003C3B4F">
      <w:pPr>
        <w:pStyle w:val="ListParagraph"/>
        <w:keepNext/>
        <w:keepLines/>
        <w:numPr>
          <w:ilvl w:val="0"/>
          <w:numId w:val="11"/>
        </w:numPr>
        <w:spacing w:after="0" w:line="240" w:lineRule="auto"/>
        <w:rPr>
          <w:b/>
        </w:rPr>
      </w:pPr>
      <w:r>
        <w:t>Asian</w:t>
      </w:r>
    </w:p>
    <w:p w:rsidR="00812105" w:rsidRPr="00D6053C" w:rsidRDefault="0007275F" w:rsidP="003C3B4F">
      <w:pPr>
        <w:pStyle w:val="ListParagraph"/>
        <w:keepNext/>
        <w:keepLines/>
        <w:numPr>
          <w:ilvl w:val="0"/>
          <w:numId w:val="11"/>
        </w:numPr>
        <w:spacing w:after="0" w:line="240" w:lineRule="auto"/>
        <w:rPr>
          <w:b/>
        </w:rPr>
      </w:pPr>
      <w:r>
        <w:t>Black or African American</w:t>
      </w:r>
    </w:p>
    <w:p w:rsidR="00812105" w:rsidRPr="00D6053C" w:rsidRDefault="0007275F" w:rsidP="003C3B4F">
      <w:pPr>
        <w:pStyle w:val="ListParagraph"/>
        <w:keepNext/>
        <w:keepLines/>
        <w:numPr>
          <w:ilvl w:val="0"/>
          <w:numId w:val="11"/>
        </w:numPr>
        <w:spacing w:after="0" w:line="240" w:lineRule="auto"/>
        <w:rPr>
          <w:b/>
        </w:rPr>
      </w:pPr>
      <w:r>
        <w:t>Native Hawaiian or Other Pacific Islander</w:t>
      </w:r>
    </w:p>
    <w:p w:rsidR="00812105" w:rsidRPr="00D6053C" w:rsidRDefault="0007275F" w:rsidP="003C3B4F">
      <w:pPr>
        <w:pStyle w:val="ListParagraph"/>
        <w:keepNext/>
        <w:keepLines/>
        <w:numPr>
          <w:ilvl w:val="0"/>
          <w:numId w:val="11"/>
        </w:numPr>
        <w:spacing w:after="0" w:line="240" w:lineRule="auto"/>
        <w:rPr>
          <w:b/>
        </w:rPr>
      </w:pPr>
      <w:r>
        <w:t>White</w:t>
      </w:r>
    </w:p>
    <w:p w:rsidR="00812105" w:rsidRPr="00D6053C" w:rsidRDefault="0007275F" w:rsidP="003C3B4F">
      <w:pPr>
        <w:pStyle w:val="ListParagraph"/>
        <w:keepNext/>
        <w:keepLines/>
        <w:numPr>
          <w:ilvl w:val="0"/>
          <w:numId w:val="11"/>
        </w:numPr>
        <w:spacing w:after="0" w:line="240" w:lineRule="auto"/>
        <w:rPr>
          <w:b/>
        </w:rPr>
      </w:pPr>
      <w:r>
        <w:t>Other</w:t>
      </w:r>
    </w:p>
    <w:p w:rsidR="00812105" w:rsidRPr="00D6053C" w:rsidRDefault="00812105" w:rsidP="003C3B4F">
      <w:pPr>
        <w:pStyle w:val="ListParagraph"/>
        <w:keepNext/>
        <w:keepLines/>
        <w:spacing w:after="0" w:line="240" w:lineRule="auto"/>
        <w:ind w:left="1800"/>
        <w:rPr>
          <w:b/>
        </w:rPr>
      </w:pPr>
    </w:p>
    <w:p w:rsidR="00812105" w:rsidRDefault="0007275F" w:rsidP="003C3B4F">
      <w:pPr>
        <w:pStyle w:val="Heading4"/>
        <w:keepNext/>
        <w:keepLines/>
      </w:pPr>
      <w:proofErr w:type="spellStart"/>
      <w:r>
        <w:t>PatientGender</w:t>
      </w:r>
      <w:proofErr w:type="spellEnd"/>
    </w:p>
    <w:p w:rsidR="00812105" w:rsidRDefault="0007275F" w:rsidP="003C3B4F">
      <w:pPr>
        <w:keepNext/>
        <w:keepLines/>
        <w:spacing w:after="120" w:line="240" w:lineRule="auto"/>
      </w:pPr>
      <w:r>
        <w:t>This is the enumeration that contains the different gender types.</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Female</w:t>
      </w:r>
    </w:p>
    <w:p w:rsidR="00812105" w:rsidRDefault="0007275F" w:rsidP="003C3B4F">
      <w:pPr>
        <w:pStyle w:val="ListParagraph"/>
        <w:keepNext/>
        <w:keepLines/>
        <w:numPr>
          <w:ilvl w:val="0"/>
          <w:numId w:val="11"/>
        </w:numPr>
        <w:spacing w:after="0" w:line="240" w:lineRule="auto"/>
      </w:pPr>
      <w:r>
        <w:t>Male</w:t>
      </w:r>
    </w:p>
    <w:p w:rsidR="00812105" w:rsidRDefault="005E33EA" w:rsidP="003C3B4F">
      <w:pPr>
        <w:pStyle w:val="Heading4"/>
        <w:keepNext/>
        <w:keepLines/>
      </w:pPr>
      <w:r>
        <w:t>Region</w:t>
      </w:r>
    </w:p>
    <w:p w:rsidR="00812105" w:rsidRDefault="005E33EA" w:rsidP="003C3B4F">
      <w:pPr>
        <w:keepNext/>
        <w:keepLines/>
        <w:spacing w:after="120" w:line="240" w:lineRule="auto"/>
      </w:pPr>
      <w:r>
        <w:t>This is the enumeration that contains the names of the fifty states that make up the United States plus other major regions in the world.</w:t>
      </w:r>
    </w:p>
    <w:p w:rsidR="00812105" w:rsidRDefault="005E33EA" w:rsidP="003C3B4F">
      <w:pPr>
        <w:keepNext/>
        <w:keepLines/>
        <w:spacing w:after="0" w:line="360" w:lineRule="auto"/>
        <w:rPr>
          <w:b/>
        </w:rPr>
      </w:pPr>
      <w:r>
        <w:rPr>
          <w:b/>
        </w:rPr>
        <w:t>&lt;&lt;Enumeration&gt;&gt;</w:t>
      </w:r>
    </w:p>
    <w:p w:rsidR="00812105" w:rsidRDefault="005E33EA" w:rsidP="003C3B4F">
      <w:pPr>
        <w:keepNext/>
        <w:keepLines/>
        <w:spacing w:after="0" w:line="240" w:lineRule="auto"/>
        <w:rPr>
          <w:b/>
        </w:rPr>
      </w:pPr>
      <w:r>
        <w:rPr>
          <w:b/>
        </w:rPr>
        <w:tab/>
        <w:t>Attributes:</w:t>
      </w:r>
    </w:p>
    <w:p w:rsidR="00812105" w:rsidRDefault="005E33EA" w:rsidP="003C3B4F">
      <w:pPr>
        <w:pStyle w:val="ListParagraph"/>
        <w:keepNext/>
        <w:keepLines/>
        <w:numPr>
          <w:ilvl w:val="0"/>
          <w:numId w:val="13"/>
        </w:numPr>
        <w:spacing w:after="0" w:line="240" w:lineRule="auto"/>
        <w:ind w:left="1800"/>
      </w:pPr>
      <w:r>
        <w:t>Alabama</w:t>
      </w:r>
    </w:p>
    <w:p w:rsidR="00812105" w:rsidRDefault="005E33EA" w:rsidP="003C3B4F">
      <w:pPr>
        <w:pStyle w:val="ListParagraph"/>
        <w:keepNext/>
        <w:keepLines/>
        <w:numPr>
          <w:ilvl w:val="0"/>
          <w:numId w:val="13"/>
        </w:numPr>
        <w:spacing w:after="0" w:line="240" w:lineRule="auto"/>
        <w:ind w:left="1800"/>
      </w:pPr>
      <w:r>
        <w:t>Alaska</w:t>
      </w:r>
    </w:p>
    <w:p w:rsidR="00812105" w:rsidRDefault="005E33EA" w:rsidP="003C3B4F">
      <w:pPr>
        <w:pStyle w:val="ListParagraph"/>
        <w:keepNext/>
        <w:keepLines/>
        <w:numPr>
          <w:ilvl w:val="0"/>
          <w:numId w:val="13"/>
        </w:numPr>
        <w:spacing w:after="0" w:line="240" w:lineRule="auto"/>
        <w:ind w:left="1800"/>
      </w:pPr>
      <w:r>
        <w:t>American Samoa</w:t>
      </w:r>
    </w:p>
    <w:p w:rsidR="00812105" w:rsidRDefault="005E33EA" w:rsidP="003C3B4F">
      <w:pPr>
        <w:pStyle w:val="ListParagraph"/>
        <w:keepNext/>
        <w:keepLines/>
        <w:numPr>
          <w:ilvl w:val="0"/>
          <w:numId w:val="13"/>
        </w:numPr>
        <w:spacing w:after="0" w:line="240" w:lineRule="auto"/>
        <w:ind w:left="1800"/>
      </w:pPr>
      <w:r>
        <w:t>Arizona</w:t>
      </w:r>
    </w:p>
    <w:p w:rsidR="00812105" w:rsidRDefault="005E33EA" w:rsidP="003C3B4F">
      <w:pPr>
        <w:pStyle w:val="ListParagraph"/>
        <w:keepNext/>
        <w:keepLines/>
        <w:numPr>
          <w:ilvl w:val="0"/>
          <w:numId w:val="13"/>
        </w:numPr>
        <w:spacing w:after="0" w:line="240" w:lineRule="auto"/>
        <w:ind w:left="1800"/>
      </w:pPr>
      <w:r>
        <w:t>Arkansas</w:t>
      </w:r>
    </w:p>
    <w:p w:rsidR="00812105" w:rsidRDefault="005E33EA" w:rsidP="003C3B4F">
      <w:pPr>
        <w:pStyle w:val="ListParagraph"/>
        <w:keepNext/>
        <w:keepLines/>
        <w:numPr>
          <w:ilvl w:val="0"/>
          <w:numId w:val="13"/>
        </w:numPr>
        <w:spacing w:after="0" w:line="240" w:lineRule="auto"/>
        <w:ind w:left="1800"/>
      </w:pPr>
      <w:r>
        <w:t>California</w:t>
      </w:r>
    </w:p>
    <w:p w:rsidR="00812105" w:rsidRDefault="005E33EA" w:rsidP="003C3B4F">
      <w:pPr>
        <w:pStyle w:val="ListParagraph"/>
        <w:keepNext/>
        <w:keepLines/>
        <w:numPr>
          <w:ilvl w:val="0"/>
          <w:numId w:val="13"/>
        </w:numPr>
        <w:spacing w:after="0" w:line="240" w:lineRule="auto"/>
        <w:ind w:left="1800"/>
      </w:pPr>
      <w:r>
        <w:t>Colorado</w:t>
      </w:r>
    </w:p>
    <w:p w:rsidR="00812105" w:rsidRDefault="005E33EA" w:rsidP="003C3B4F">
      <w:pPr>
        <w:pStyle w:val="ListParagraph"/>
        <w:keepNext/>
        <w:keepLines/>
        <w:numPr>
          <w:ilvl w:val="0"/>
          <w:numId w:val="13"/>
        </w:numPr>
        <w:spacing w:after="0" w:line="240" w:lineRule="auto"/>
        <w:ind w:left="1800"/>
      </w:pPr>
      <w:r>
        <w:t>Connecticut</w:t>
      </w:r>
    </w:p>
    <w:p w:rsidR="00812105" w:rsidRDefault="005E33EA" w:rsidP="003C3B4F">
      <w:pPr>
        <w:pStyle w:val="ListParagraph"/>
        <w:keepNext/>
        <w:keepLines/>
        <w:numPr>
          <w:ilvl w:val="0"/>
          <w:numId w:val="13"/>
        </w:numPr>
        <w:spacing w:after="0" w:line="240" w:lineRule="auto"/>
        <w:ind w:left="1800"/>
      </w:pPr>
      <w:r>
        <w:t>District of Columbia</w:t>
      </w:r>
    </w:p>
    <w:p w:rsidR="00812105" w:rsidRDefault="005E33EA" w:rsidP="003C3B4F">
      <w:pPr>
        <w:pStyle w:val="ListParagraph"/>
        <w:keepNext/>
        <w:keepLines/>
        <w:numPr>
          <w:ilvl w:val="0"/>
          <w:numId w:val="13"/>
        </w:numPr>
        <w:spacing w:after="0" w:line="240" w:lineRule="auto"/>
        <w:ind w:left="1800"/>
      </w:pPr>
      <w:r>
        <w:t>Delaware</w:t>
      </w:r>
    </w:p>
    <w:p w:rsidR="00812105" w:rsidRDefault="005E33EA" w:rsidP="003C3B4F">
      <w:pPr>
        <w:pStyle w:val="ListParagraph"/>
        <w:keepNext/>
        <w:keepLines/>
        <w:numPr>
          <w:ilvl w:val="0"/>
          <w:numId w:val="13"/>
        </w:numPr>
        <w:spacing w:after="0" w:line="240" w:lineRule="auto"/>
        <w:ind w:left="1800"/>
      </w:pPr>
      <w:r>
        <w:t>Florida</w:t>
      </w:r>
    </w:p>
    <w:p w:rsidR="00812105" w:rsidRDefault="005E33EA" w:rsidP="003C3B4F">
      <w:pPr>
        <w:pStyle w:val="ListParagraph"/>
        <w:keepNext/>
        <w:keepLines/>
        <w:numPr>
          <w:ilvl w:val="0"/>
          <w:numId w:val="13"/>
        </w:numPr>
        <w:spacing w:after="0" w:line="240" w:lineRule="auto"/>
        <w:ind w:left="1800"/>
      </w:pPr>
      <w:r>
        <w:t>Georgia</w:t>
      </w:r>
    </w:p>
    <w:p w:rsidR="00812105" w:rsidRDefault="005E33EA" w:rsidP="003C3B4F">
      <w:pPr>
        <w:pStyle w:val="ListParagraph"/>
        <w:keepNext/>
        <w:keepLines/>
        <w:numPr>
          <w:ilvl w:val="0"/>
          <w:numId w:val="13"/>
        </w:numPr>
        <w:spacing w:after="0" w:line="240" w:lineRule="auto"/>
        <w:ind w:left="1800"/>
      </w:pPr>
      <w:r>
        <w:t>Guam</w:t>
      </w:r>
    </w:p>
    <w:p w:rsidR="00812105" w:rsidRDefault="005E33EA" w:rsidP="003C3B4F">
      <w:pPr>
        <w:pStyle w:val="ListParagraph"/>
        <w:keepNext/>
        <w:keepLines/>
        <w:numPr>
          <w:ilvl w:val="0"/>
          <w:numId w:val="13"/>
        </w:numPr>
        <w:spacing w:after="0" w:line="240" w:lineRule="auto"/>
        <w:ind w:left="1800"/>
      </w:pPr>
      <w:r>
        <w:t>Hawaii</w:t>
      </w:r>
    </w:p>
    <w:p w:rsidR="00812105" w:rsidRDefault="005E33EA" w:rsidP="003C3B4F">
      <w:pPr>
        <w:pStyle w:val="ListParagraph"/>
        <w:keepNext/>
        <w:keepLines/>
        <w:numPr>
          <w:ilvl w:val="0"/>
          <w:numId w:val="13"/>
        </w:numPr>
        <w:spacing w:after="0" w:line="240" w:lineRule="auto"/>
        <w:ind w:left="1800"/>
      </w:pPr>
      <w:r>
        <w:t>Idaho</w:t>
      </w:r>
    </w:p>
    <w:p w:rsidR="00812105" w:rsidRDefault="005E33EA" w:rsidP="003C3B4F">
      <w:pPr>
        <w:pStyle w:val="ListParagraph"/>
        <w:keepNext/>
        <w:keepLines/>
        <w:numPr>
          <w:ilvl w:val="0"/>
          <w:numId w:val="13"/>
        </w:numPr>
        <w:spacing w:after="0" w:line="240" w:lineRule="auto"/>
        <w:ind w:left="1800"/>
      </w:pPr>
      <w:r>
        <w:t>Illinois</w:t>
      </w:r>
    </w:p>
    <w:p w:rsidR="00812105" w:rsidRDefault="005E33EA" w:rsidP="003C3B4F">
      <w:pPr>
        <w:pStyle w:val="ListParagraph"/>
        <w:keepNext/>
        <w:keepLines/>
        <w:numPr>
          <w:ilvl w:val="0"/>
          <w:numId w:val="13"/>
        </w:numPr>
        <w:spacing w:after="0" w:line="240" w:lineRule="auto"/>
        <w:ind w:left="1800"/>
      </w:pPr>
      <w:r>
        <w:t>Indiana</w:t>
      </w:r>
    </w:p>
    <w:p w:rsidR="00812105" w:rsidRDefault="005E33EA" w:rsidP="003C3B4F">
      <w:pPr>
        <w:pStyle w:val="ListParagraph"/>
        <w:keepNext/>
        <w:keepLines/>
        <w:numPr>
          <w:ilvl w:val="0"/>
          <w:numId w:val="13"/>
        </w:numPr>
        <w:spacing w:after="0" w:line="240" w:lineRule="auto"/>
        <w:ind w:left="1800"/>
      </w:pPr>
      <w:r>
        <w:t>Iowa</w:t>
      </w:r>
    </w:p>
    <w:p w:rsidR="00812105" w:rsidRDefault="005E33EA" w:rsidP="003C3B4F">
      <w:pPr>
        <w:pStyle w:val="ListParagraph"/>
        <w:keepNext/>
        <w:keepLines/>
        <w:numPr>
          <w:ilvl w:val="0"/>
          <w:numId w:val="13"/>
        </w:numPr>
        <w:spacing w:after="0" w:line="240" w:lineRule="auto"/>
        <w:ind w:left="1800"/>
      </w:pPr>
      <w:r>
        <w:t>Kansas</w:t>
      </w:r>
    </w:p>
    <w:p w:rsidR="00812105" w:rsidRDefault="005E33EA" w:rsidP="003C3B4F">
      <w:pPr>
        <w:pStyle w:val="ListParagraph"/>
        <w:keepNext/>
        <w:keepLines/>
        <w:numPr>
          <w:ilvl w:val="0"/>
          <w:numId w:val="13"/>
        </w:numPr>
        <w:spacing w:after="0" w:line="240" w:lineRule="auto"/>
        <w:ind w:left="1800"/>
      </w:pPr>
      <w:r>
        <w:t>Kentucky</w:t>
      </w:r>
    </w:p>
    <w:p w:rsidR="00812105" w:rsidRDefault="005E33EA" w:rsidP="003C3B4F">
      <w:pPr>
        <w:pStyle w:val="ListParagraph"/>
        <w:keepNext/>
        <w:keepLines/>
        <w:numPr>
          <w:ilvl w:val="0"/>
          <w:numId w:val="13"/>
        </w:numPr>
        <w:spacing w:after="0" w:line="240" w:lineRule="auto"/>
        <w:ind w:left="1800"/>
      </w:pPr>
      <w:r>
        <w:t>Louisiana</w:t>
      </w:r>
    </w:p>
    <w:p w:rsidR="00812105" w:rsidRDefault="005E33EA" w:rsidP="003C3B4F">
      <w:pPr>
        <w:pStyle w:val="ListParagraph"/>
        <w:keepNext/>
        <w:keepLines/>
        <w:numPr>
          <w:ilvl w:val="0"/>
          <w:numId w:val="13"/>
        </w:numPr>
        <w:spacing w:after="0" w:line="240" w:lineRule="auto"/>
        <w:ind w:left="1800"/>
      </w:pPr>
      <w:r>
        <w:t>Maine</w:t>
      </w:r>
    </w:p>
    <w:p w:rsidR="00812105" w:rsidRDefault="005E33EA" w:rsidP="003C3B4F">
      <w:pPr>
        <w:pStyle w:val="ListParagraph"/>
        <w:keepNext/>
        <w:keepLines/>
        <w:numPr>
          <w:ilvl w:val="0"/>
          <w:numId w:val="13"/>
        </w:numPr>
        <w:spacing w:after="0" w:line="240" w:lineRule="auto"/>
        <w:ind w:left="1800"/>
      </w:pPr>
      <w:r>
        <w:t>Maryland</w:t>
      </w:r>
    </w:p>
    <w:p w:rsidR="00812105" w:rsidRDefault="005E33EA" w:rsidP="003C3B4F">
      <w:pPr>
        <w:pStyle w:val="ListParagraph"/>
        <w:keepNext/>
        <w:keepLines/>
        <w:numPr>
          <w:ilvl w:val="0"/>
          <w:numId w:val="13"/>
        </w:numPr>
        <w:spacing w:after="0" w:line="240" w:lineRule="auto"/>
        <w:ind w:left="1800"/>
      </w:pPr>
      <w:r>
        <w:t>Massachusetts</w:t>
      </w:r>
    </w:p>
    <w:p w:rsidR="00812105" w:rsidRDefault="005E33EA" w:rsidP="003C3B4F">
      <w:pPr>
        <w:pStyle w:val="ListParagraph"/>
        <w:keepNext/>
        <w:keepLines/>
        <w:numPr>
          <w:ilvl w:val="0"/>
          <w:numId w:val="13"/>
        </w:numPr>
        <w:spacing w:after="0" w:line="240" w:lineRule="auto"/>
        <w:ind w:left="1800"/>
      </w:pPr>
      <w:r>
        <w:t>Michigan</w:t>
      </w:r>
    </w:p>
    <w:p w:rsidR="00812105" w:rsidRDefault="005E33EA" w:rsidP="003C3B4F">
      <w:pPr>
        <w:pStyle w:val="ListParagraph"/>
        <w:keepNext/>
        <w:keepLines/>
        <w:numPr>
          <w:ilvl w:val="0"/>
          <w:numId w:val="13"/>
        </w:numPr>
        <w:spacing w:after="0" w:line="240" w:lineRule="auto"/>
        <w:ind w:left="1800"/>
      </w:pPr>
      <w:r>
        <w:t>Minnesota</w:t>
      </w:r>
    </w:p>
    <w:p w:rsidR="00812105" w:rsidRDefault="005E33EA" w:rsidP="003C3B4F">
      <w:pPr>
        <w:pStyle w:val="ListParagraph"/>
        <w:keepNext/>
        <w:keepLines/>
        <w:numPr>
          <w:ilvl w:val="0"/>
          <w:numId w:val="13"/>
        </w:numPr>
        <w:spacing w:after="0" w:line="240" w:lineRule="auto"/>
        <w:ind w:left="1800"/>
      </w:pPr>
      <w:r>
        <w:t>Mississippi</w:t>
      </w:r>
    </w:p>
    <w:p w:rsidR="00812105" w:rsidRDefault="005E33EA" w:rsidP="003C3B4F">
      <w:pPr>
        <w:pStyle w:val="ListParagraph"/>
        <w:keepNext/>
        <w:keepLines/>
        <w:numPr>
          <w:ilvl w:val="0"/>
          <w:numId w:val="13"/>
        </w:numPr>
        <w:spacing w:after="0" w:line="240" w:lineRule="auto"/>
        <w:ind w:left="1800"/>
      </w:pPr>
      <w:r>
        <w:t>Missouri</w:t>
      </w:r>
    </w:p>
    <w:p w:rsidR="00812105" w:rsidRDefault="005E33EA" w:rsidP="003C3B4F">
      <w:pPr>
        <w:pStyle w:val="ListParagraph"/>
        <w:keepNext/>
        <w:keepLines/>
        <w:numPr>
          <w:ilvl w:val="0"/>
          <w:numId w:val="13"/>
        </w:numPr>
        <w:spacing w:after="0" w:line="240" w:lineRule="auto"/>
        <w:ind w:left="1800"/>
      </w:pPr>
      <w:r>
        <w:t>Montana</w:t>
      </w:r>
    </w:p>
    <w:p w:rsidR="00812105" w:rsidRDefault="005E33EA" w:rsidP="003C3B4F">
      <w:pPr>
        <w:pStyle w:val="ListParagraph"/>
        <w:keepNext/>
        <w:keepLines/>
        <w:numPr>
          <w:ilvl w:val="0"/>
          <w:numId w:val="13"/>
        </w:numPr>
        <w:spacing w:after="0" w:line="240" w:lineRule="auto"/>
        <w:ind w:left="1800"/>
      </w:pPr>
      <w:r>
        <w:t>Nebraska</w:t>
      </w:r>
    </w:p>
    <w:p w:rsidR="00812105" w:rsidRDefault="005E33EA" w:rsidP="003C3B4F">
      <w:pPr>
        <w:pStyle w:val="ListParagraph"/>
        <w:keepNext/>
        <w:keepLines/>
        <w:numPr>
          <w:ilvl w:val="0"/>
          <w:numId w:val="13"/>
        </w:numPr>
        <w:spacing w:after="0" w:line="240" w:lineRule="auto"/>
        <w:ind w:left="1800"/>
      </w:pPr>
      <w:r>
        <w:t>Nevada</w:t>
      </w:r>
    </w:p>
    <w:p w:rsidR="00812105" w:rsidRDefault="005E33EA" w:rsidP="003C3B4F">
      <w:pPr>
        <w:pStyle w:val="ListParagraph"/>
        <w:keepNext/>
        <w:keepLines/>
        <w:numPr>
          <w:ilvl w:val="0"/>
          <w:numId w:val="13"/>
        </w:numPr>
        <w:spacing w:after="0" w:line="240" w:lineRule="auto"/>
        <w:ind w:left="1800"/>
      </w:pPr>
      <w:r>
        <w:t>New Hampshire</w:t>
      </w:r>
    </w:p>
    <w:p w:rsidR="00812105" w:rsidRDefault="005E33EA" w:rsidP="003C3B4F">
      <w:pPr>
        <w:pStyle w:val="ListParagraph"/>
        <w:keepNext/>
        <w:keepLines/>
        <w:numPr>
          <w:ilvl w:val="0"/>
          <w:numId w:val="13"/>
        </w:numPr>
        <w:spacing w:after="0" w:line="240" w:lineRule="auto"/>
        <w:ind w:left="1800"/>
      </w:pPr>
      <w:r>
        <w:t>New Jersey</w:t>
      </w:r>
    </w:p>
    <w:p w:rsidR="00812105" w:rsidRDefault="005E33EA" w:rsidP="003C3B4F">
      <w:pPr>
        <w:pStyle w:val="ListParagraph"/>
        <w:keepNext/>
        <w:keepLines/>
        <w:numPr>
          <w:ilvl w:val="0"/>
          <w:numId w:val="13"/>
        </w:numPr>
        <w:spacing w:after="0" w:line="240" w:lineRule="auto"/>
        <w:ind w:left="1800"/>
      </w:pPr>
      <w:r>
        <w:t>New Mexico</w:t>
      </w:r>
    </w:p>
    <w:p w:rsidR="00812105" w:rsidRDefault="005E33EA" w:rsidP="003C3B4F">
      <w:pPr>
        <w:pStyle w:val="ListParagraph"/>
        <w:keepNext/>
        <w:keepLines/>
        <w:numPr>
          <w:ilvl w:val="0"/>
          <w:numId w:val="13"/>
        </w:numPr>
        <w:spacing w:after="0" w:line="240" w:lineRule="auto"/>
        <w:ind w:left="1800"/>
      </w:pPr>
      <w:r>
        <w:t>New York</w:t>
      </w:r>
    </w:p>
    <w:p w:rsidR="00812105" w:rsidRDefault="005E33EA" w:rsidP="003C3B4F">
      <w:pPr>
        <w:pStyle w:val="ListParagraph"/>
        <w:keepNext/>
        <w:keepLines/>
        <w:numPr>
          <w:ilvl w:val="0"/>
          <w:numId w:val="13"/>
        </w:numPr>
        <w:spacing w:after="0" w:line="240" w:lineRule="auto"/>
        <w:ind w:left="1800"/>
      </w:pPr>
      <w:r>
        <w:t>North Carolina</w:t>
      </w:r>
    </w:p>
    <w:p w:rsidR="00812105" w:rsidRDefault="005E33EA" w:rsidP="003C3B4F">
      <w:pPr>
        <w:pStyle w:val="ListParagraph"/>
        <w:keepNext/>
        <w:keepLines/>
        <w:numPr>
          <w:ilvl w:val="0"/>
          <w:numId w:val="13"/>
        </w:numPr>
        <w:spacing w:after="0" w:line="240" w:lineRule="auto"/>
        <w:ind w:left="1800"/>
      </w:pPr>
      <w:r>
        <w:t>North Marianas Islands</w:t>
      </w:r>
    </w:p>
    <w:p w:rsidR="00812105" w:rsidRDefault="005E33EA" w:rsidP="003C3B4F">
      <w:pPr>
        <w:pStyle w:val="ListParagraph"/>
        <w:keepNext/>
        <w:keepLines/>
        <w:numPr>
          <w:ilvl w:val="0"/>
          <w:numId w:val="13"/>
        </w:numPr>
        <w:spacing w:after="0" w:line="240" w:lineRule="auto"/>
        <w:ind w:left="1800"/>
      </w:pPr>
      <w:r>
        <w:t>North Dakota</w:t>
      </w:r>
    </w:p>
    <w:p w:rsidR="00812105" w:rsidRDefault="005E33EA" w:rsidP="003C3B4F">
      <w:pPr>
        <w:pStyle w:val="ListParagraph"/>
        <w:keepNext/>
        <w:keepLines/>
        <w:numPr>
          <w:ilvl w:val="0"/>
          <w:numId w:val="13"/>
        </w:numPr>
        <w:spacing w:after="0" w:line="240" w:lineRule="auto"/>
        <w:ind w:left="1800"/>
      </w:pPr>
      <w:r>
        <w:t>Ohio</w:t>
      </w:r>
    </w:p>
    <w:p w:rsidR="00812105" w:rsidRDefault="005E33EA" w:rsidP="003C3B4F">
      <w:pPr>
        <w:pStyle w:val="ListParagraph"/>
        <w:keepNext/>
        <w:keepLines/>
        <w:numPr>
          <w:ilvl w:val="0"/>
          <w:numId w:val="13"/>
        </w:numPr>
        <w:spacing w:after="0" w:line="240" w:lineRule="auto"/>
        <w:ind w:left="1800"/>
      </w:pPr>
      <w:r>
        <w:t>Oklahoma</w:t>
      </w:r>
    </w:p>
    <w:p w:rsidR="00812105" w:rsidRDefault="005E33EA" w:rsidP="003C3B4F">
      <w:pPr>
        <w:pStyle w:val="ListParagraph"/>
        <w:keepNext/>
        <w:keepLines/>
        <w:numPr>
          <w:ilvl w:val="0"/>
          <w:numId w:val="13"/>
        </w:numPr>
        <w:spacing w:after="0" w:line="240" w:lineRule="auto"/>
        <w:ind w:left="1800"/>
      </w:pPr>
      <w:r>
        <w:t>Oregon</w:t>
      </w:r>
    </w:p>
    <w:p w:rsidR="00812105" w:rsidRDefault="005E33EA" w:rsidP="003C3B4F">
      <w:pPr>
        <w:pStyle w:val="ListParagraph"/>
        <w:keepNext/>
        <w:keepLines/>
        <w:numPr>
          <w:ilvl w:val="0"/>
          <w:numId w:val="13"/>
        </w:numPr>
        <w:spacing w:after="0" w:line="240" w:lineRule="auto"/>
        <w:ind w:left="1800"/>
      </w:pPr>
      <w:r>
        <w:t>Pennsylvania</w:t>
      </w:r>
    </w:p>
    <w:p w:rsidR="00812105" w:rsidRDefault="005E33EA" w:rsidP="003C3B4F">
      <w:pPr>
        <w:pStyle w:val="ListParagraph"/>
        <w:keepNext/>
        <w:keepLines/>
        <w:numPr>
          <w:ilvl w:val="0"/>
          <w:numId w:val="13"/>
        </w:numPr>
        <w:spacing w:after="0" w:line="240" w:lineRule="auto"/>
        <w:ind w:left="1800"/>
      </w:pPr>
      <w:r>
        <w:t>Puerto Rico</w:t>
      </w:r>
    </w:p>
    <w:p w:rsidR="00812105" w:rsidRDefault="005E33EA" w:rsidP="003C3B4F">
      <w:pPr>
        <w:pStyle w:val="ListParagraph"/>
        <w:keepNext/>
        <w:keepLines/>
        <w:numPr>
          <w:ilvl w:val="0"/>
          <w:numId w:val="13"/>
        </w:numPr>
        <w:spacing w:after="0" w:line="240" w:lineRule="auto"/>
        <w:ind w:left="1800"/>
      </w:pPr>
      <w:r>
        <w:t>Rhode Island</w:t>
      </w:r>
    </w:p>
    <w:p w:rsidR="00812105" w:rsidRDefault="005E33EA" w:rsidP="003C3B4F">
      <w:pPr>
        <w:pStyle w:val="ListParagraph"/>
        <w:keepNext/>
        <w:keepLines/>
        <w:numPr>
          <w:ilvl w:val="0"/>
          <w:numId w:val="13"/>
        </w:numPr>
        <w:spacing w:after="0" w:line="240" w:lineRule="auto"/>
        <w:ind w:left="1800"/>
      </w:pPr>
      <w:r>
        <w:t>South Carolina</w:t>
      </w:r>
    </w:p>
    <w:p w:rsidR="00812105" w:rsidRDefault="005E33EA" w:rsidP="003C3B4F">
      <w:pPr>
        <w:pStyle w:val="ListParagraph"/>
        <w:keepNext/>
        <w:keepLines/>
        <w:numPr>
          <w:ilvl w:val="0"/>
          <w:numId w:val="13"/>
        </w:numPr>
        <w:spacing w:after="0" w:line="240" w:lineRule="auto"/>
        <w:ind w:left="1800"/>
      </w:pPr>
      <w:r>
        <w:t>South Dakota</w:t>
      </w:r>
    </w:p>
    <w:p w:rsidR="00812105" w:rsidRDefault="005E33EA" w:rsidP="003C3B4F">
      <w:pPr>
        <w:pStyle w:val="ListParagraph"/>
        <w:keepNext/>
        <w:keepLines/>
        <w:numPr>
          <w:ilvl w:val="0"/>
          <w:numId w:val="13"/>
        </w:numPr>
        <w:spacing w:after="0" w:line="240" w:lineRule="auto"/>
        <w:ind w:left="1800"/>
      </w:pPr>
      <w:r>
        <w:t>Tennessee</w:t>
      </w:r>
    </w:p>
    <w:p w:rsidR="00812105" w:rsidRDefault="005E33EA" w:rsidP="003C3B4F">
      <w:pPr>
        <w:pStyle w:val="ListParagraph"/>
        <w:keepNext/>
        <w:keepLines/>
        <w:numPr>
          <w:ilvl w:val="0"/>
          <w:numId w:val="13"/>
        </w:numPr>
        <w:spacing w:after="0" w:line="240" w:lineRule="auto"/>
        <w:ind w:left="1800"/>
      </w:pPr>
      <w:r>
        <w:t>Texas</w:t>
      </w:r>
    </w:p>
    <w:p w:rsidR="00812105" w:rsidRDefault="005E33EA" w:rsidP="003C3B4F">
      <w:pPr>
        <w:pStyle w:val="ListParagraph"/>
        <w:keepNext/>
        <w:keepLines/>
        <w:numPr>
          <w:ilvl w:val="0"/>
          <w:numId w:val="13"/>
        </w:numPr>
        <w:spacing w:after="0" w:line="240" w:lineRule="auto"/>
        <w:ind w:left="1800"/>
      </w:pPr>
      <w:r>
        <w:t>Utah</w:t>
      </w:r>
    </w:p>
    <w:p w:rsidR="00812105" w:rsidRDefault="005E33EA" w:rsidP="003C3B4F">
      <w:pPr>
        <w:pStyle w:val="ListParagraph"/>
        <w:keepNext/>
        <w:keepLines/>
        <w:numPr>
          <w:ilvl w:val="0"/>
          <w:numId w:val="13"/>
        </w:numPr>
        <w:spacing w:after="0" w:line="240" w:lineRule="auto"/>
        <w:ind w:left="1800"/>
      </w:pPr>
      <w:r>
        <w:t>Vermont</w:t>
      </w:r>
    </w:p>
    <w:p w:rsidR="00812105" w:rsidRDefault="005E33EA" w:rsidP="003C3B4F">
      <w:pPr>
        <w:pStyle w:val="ListParagraph"/>
        <w:keepNext/>
        <w:keepLines/>
        <w:numPr>
          <w:ilvl w:val="0"/>
          <w:numId w:val="13"/>
        </w:numPr>
        <w:spacing w:after="0" w:line="240" w:lineRule="auto"/>
        <w:ind w:left="1800"/>
      </w:pPr>
      <w:r>
        <w:t>Virginia</w:t>
      </w:r>
    </w:p>
    <w:p w:rsidR="00812105" w:rsidRDefault="005E33EA" w:rsidP="003C3B4F">
      <w:pPr>
        <w:pStyle w:val="ListParagraph"/>
        <w:keepNext/>
        <w:keepLines/>
        <w:numPr>
          <w:ilvl w:val="0"/>
          <w:numId w:val="13"/>
        </w:numPr>
        <w:spacing w:after="0" w:line="240" w:lineRule="auto"/>
        <w:ind w:left="1800"/>
      </w:pPr>
      <w:r>
        <w:t>Virgin Islands</w:t>
      </w:r>
    </w:p>
    <w:p w:rsidR="00812105" w:rsidRDefault="005E33EA" w:rsidP="003C3B4F">
      <w:pPr>
        <w:pStyle w:val="ListParagraph"/>
        <w:keepNext/>
        <w:keepLines/>
        <w:numPr>
          <w:ilvl w:val="0"/>
          <w:numId w:val="13"/>
        </w:numPr>
        <w:spacing w:after="0" w:line="240" w:lineRule="auto"/>
        <w:ind w:left="1800"/>
      </w:pPr>
      <w:r>
        <w:t>Washington</w:t>
      </w:r>
    </w:p>
    <w:p w:rsidR="00812105" w:rsidRDefault="005E33EA" w:rsidP="003C3B4F">
      <w:pPr>
        <w:pStyle w:val="ListParagraph"/>
        <w:keepNext/>
        <w:keepLines/>
        <w:numPr>
          <w:ilvl w:val="0"/>
          <w:numId w:val="13"/>
        </w:numPr>
        <w:spacing w:after="0" w:line="240" w:lineRule="auto"/>
        <w:ind w:left="1800"/>
      </w:pPr>
      <w:r>
        <w:t>West Virginia</w:t>
      </w:r>
    </w:p>
    <w:p w:rsidR="00812105" w:rsidRDefault="005E33EA" w:rsidP="003C3B4F">
      <w:pPr>
        <w:pStyle w:val="ListParagraph"/>
        <w:keepNext/>
        <w:keepLines/>
        <w:numPr>
          <w:ilvl w:val="0"/>
          <w:numId w:val="13"/>
        </w:numPr>
        <w:spacing w:after="0" w:line="240" w:lineRule="auto"/>
        <w:ind w:left="1800"/>
      </w:pPr>
      <w:r>
        <w:t>Wisconsin</w:t>
      </w:r>
    </w:p>
    <w:p w:rsidR="00812105" w:rsidRDefault="005E33EA" w:rsidP="003C3B4F">
      <w:pPr>
        <w:pStyle w:val="ListParagraph"/>
        <w:keepNext/>
        <w:keepLines/>
        <w:numPr>
          <w:ilvl w:val="0"/>
          <w:numId w:val="13"/>
        </w:numPr>
        <w:spacing w:after="0" w:line="240" w:lineRule="auto"/>
        <w:ind w:left="1800"/>
      </w:pPr>
      <w:r>
        <w:t>Wyoming</w:t>
      </w:r>
    </w:p>
    <w:p w:rsidR="00812105" w:rsidRDefault="005E33EA" w:rsidP="003C3B4F">
      <w:pPr>
        <w:pStyle w:val="ListParagraph"/>
        <w:keepNext/>
        <w:keepLines/>
        <w:numPr>
          <w:ilvl w:val="0"/>
          <w:numId w:val="13"/>
        </w:numPr>
        <w:spacing w:after="0" w:line="240" w:lineRule="auto"/>
        <w:ind w:left="1800"/>
      </w:pPr>
      <w:r>
        <w:t>European Union</w:t>
      </w:r>
    </w:p>
    <w:p w:rsidR="00812105" w:rsidRDefault="005E33EA" w:rsidP="003C3B4F">
      <w:pPr>
        <w:pStyle w:val="ListParagraph"/>
        <w:keepNext/>
        <w:keepLines/>
        <w:numPr>
          <w:ilvl w:val="0"/>
          <w:numId w:val="13"/>
        </w:numPr>
        <w:spacing w:after="0" w:line="240" w:lineRule="auto"/>
        <w:ind w:left="1800"/>
      </w:pPr>
      <w:r>
        <w:t>Eastern Europe</w:t>
      </w:r>
    </w:p>
    <w:p w:rsidR="00812105" w:rsidRDefault="005E33EA" w:rsidP="003C3B4F">
      <w:pPr>
        <w:pStyle w:val="ListParagraph"/>
        <w:keepNext/>
        <w:keepLines/>
        <w:numPr>
          <w:ilvl w:val="0"/>
          <w:numId w:val="13"/>
        </w:numPr>
        <w:spacing w:after="0" w:line="240" w:lineRule="auto"/>
        <w:ind w:left="1800"/>
      </w:pPr>
      <w:r>
        <w:t>Africa</w:t>
      </w:r>
    </w:p>
    <w:p w:rsidR="00812105" w:rsidRDefault="005E33EA" w:rsidP="003C3B4F">
      <w:pPr>
        <w:pStyle w:val="ListParagraph"/>
        <w:keepNext/>
        <w:keepLines/>
        <w:numPr>
          <w:ilvl w:val="0"/>
          <w:numId w:val="13"/>
        </w:numPr>
        <w:spacing w:after="0" w:line="240" w:lineRule="auto"/>
        <w:ind w:left="1800"/>
      </w:pPr>
      <w:r>
        <w:t>South America</w:t>
      </w:r>
    </w:p>
    <w:p w:rsidR="00812105" w:rsidRDefault="005E33EA" w:rsidP="003C3B4F">
      <w:pPr>
        <w:pStyle w:val="ListParagraph"/>
        <w:keepNext/>
        <w:keepLines/>
        <w:numPr>
          <w:ilvl w:val="0"/>
          <w:numId w:val="13"/>
        </w:numPr>
        <w:spacing w:after="0" w:line="240" w:lineRule="auto"/>
        <w:ind w:left="1800"/>
      </w:pPr>
      <w:r>
        <w:t>Central America</w:t>
      </w:r>
    </w:p>
    <w:p w:rsidR="00812105" w:rsidRDefault="005E33EA" w:rsidP="003C3B4F">
      <w:pPr>
        <w:pStyle w:val="ListParagraph"/>
        <w:keepNext/>
        <w:keepLines/>
        <w:numPr>
          <w:ilvl w:val="0"/>
          <w:numId w:val="13"/>
        </w:numPr>
        <w:spacing w:after="0" w:line="240" w:lineRule="auto"/>
        <w:ind w:left="1800"/>
      </w:pPr>
      <w:r>
        <w:t>Asia</w:t>
      </w:r>
    </w:p>
    <w:p w:rsidR="00812105" w:rsidRDefault="005E33EA" w:rsidP="003C3B4F">
      <w:pPr>
        <w:pStyle w:val="ListParagraph"/>
        <w:keepNext/>
        <w:keepLines/>
        <w:numPr>
          <w:ilvl w:val="0"/>
          <w:numId w:val="13"/>
        </w:numPr>
        <w:spacing w:after="0" w:line="240" w:lineRule="auto"/>
        <w:ind w:left="1800"/>
      </w:pPr>
      <w:r>
        <w:t>Oceania</w:t>
      </w:r>
    </w:p>
    <w:p w:rsidR="00812105" w:rsidRDefault="005E33EA" w:rsidP="003C3B4F">
      <w:pPr>
        <w:pStyle w:val="ListParagraph"/>
        <w:keepNext/>
        <w:keepLines/>
        <w:numPr>
          <w:ilvl w:val="0"/>
          <w:numId w:val="13"/>
        </w:numPr>
        <w:spacing w:after="0" w:line="240" w:lineRule="auto"/>
        <w:ind w:left="1800"/>
      </w:pPr>
      <w:r>
        <w:t>North America</w:t>
      </w:r>
    </w:p>
    <w:p w:rsidR="009C0C20" w:rsidRDefault="005E33EA" w:rsidP="003C3B4F">
      <w:pPr>
        <w:pStyle w:val="ListParagraph"/>
        <w:keepNext/>
        <w:keepLines/>
        <w:numPr>
          <w:ilvl w:val="0"/>
          <w:numId w:val="13"/>
        </w:numPr>
        <w:spacing w:after="0" w:line="240" w:lineRule="auto"/>
        <w:ind w:left="1800"/>
      </w:pPr>
      <w:r>
        <w:t>The Caribbean</w:t>
      </w:r>
    </w:p>
    <w:p w:rsidR="009C0C20" w:rsidRDefault="009C0C20" w:rsidP="003C3B4F">
      <w:pPr>
        <w:keepNext/>
        <w:keepLines/>
        <w:spacing w:after="0" w:line="240" w:lineRule="auto"/>
      </w:pPr>
    </w:p>
    <w:p w:rsidR="009C0C20" w:rsidRDefault="009C0C20" w:rsidP="003C3B4F">
      <w:pPr>
        <w:pStyle w:val="Heading4"/>
        <w:keepNext/>
        <w:keepLines/>
      </w:pPr>
      <w:proofErr w:type="spellStart"/>
      <w:r>
        <w:t>DataType</w:t>
      </w:r>
      <w:proofErr w:type="spellEnd"/>
    </w:p>
    <w:p w:rsidR="009C0C20" w:rsidRDefault="009C0C20" w:rsidP="003C3B4F">
      <w:pPr>
        <w:keepNext/>
        <w:keepLines/>
        <w:spacing w:after="120" w:line="240" w:lineRule="auto"/>
      </w:pPr>
      <w:r>
        <w:t>This is the enumeration that contains the different data types stored in the system.</w:t>
      </w:r>
    </w:p>
    <w:p w:rsidR="009C0C20" w:rsidRDefault="009C0C20" w:rsidP="003C3B4F">
      <w:pPr>
        <w:keepNext/>
        <w:keepLines/>
        <w:spacing w:after="0" w:line="360" w:lineRule="auto"/>
        <w:rPr>
          <w:b/>
        </w:rPr>
      </w:pPr>
      <w:r>
        <w:rPr>
          <w:b/>
        </w:rPr>
        <w:t>&lt;&lt;Enumeration&gt;&gt;</w:t>
      </w:r>
    </w:p>
    <w:p w:rsidR="009C0C20" w:rsidRDefault="009C0C20" w:rsidP="003C3B4F">
      <w:pPr>
        <w:keepNext/>
        <w:keepLines/>
        <w:spacing w:after="0" w:line="240" w:lineRule="auto"/>
        <w:rPr>
          <w:b/>
        </w:rPr>
      </w:pPr>
      <w:r>
        <w:rPr>
          <w:b/>
        </w:rPr>
        <w:tab/>
        <w:t>Attributes:</w:t>
      </w:r>
    </w:p>
    <w:p w:rsidR="009C0C20" w:rsidRDefault="009C0C20" w:rsidP="003C3B4F">
      <w:pPr>
        <w:pStyle w:val="ListParagraph"/>
        <w:keepNext/>
        <w:keepLines/>
        <w:numPr>
          <w:ilvl w:val="0"/>
          <w:numId w:val="11"/>
        </w:numPr>
        <w:spacing w:after="0" w:line="240" w:lineRule="auto"/>
        <w:rPr>
          <w:b/>
        </w:rPr>
      </w:pPr>
      <w:proofErr w:type="spellStart"/>
      <w:r>
        <w:t>HeartRate</w:t>
      </w:r>
      <w:proofErr w:type="spellEnd"/>
    </w:p>
    <w:p w:rsidR="009C0C20" w:rsidRDefault="009C0C20" w:rsidP="003C3B4F">
      <w:pPr>
        <w:pStyle w:val="ListParagraph"/>
        <w:keepNext/>
        <w:keepLines/>
        <w:numPr>
          <w:ilvl w:val="0"/>
          <w:numId w:val="11"/>
        </w:numPr>
        <w:spacing w:after="0" w:line="240" w:lineRule="auto"/>
      </w:pPr>
      <w:r>
        <w:t>Breathing</w:t>
      </w:r>
    </w:p>
    <w:p w:rsidR="009C0C20" w:rsidRDefault="009C0C20" w:rsidP="003C3B4F">
      <w:pPr>
        <w:pStyle w:val="ListParagraph"/>
        <w:keepNext/>
        <w:keepLines/>
        <w:numPr>
          <w:ilvl w:val="0"/>
          <w:numId w:val="11"/>
        </w:numPr>
        <w:spacing w:after="0" w:line="240" w:lineRule="auto"/>
      </w:pPr>
      <w:r>
        <w:t>Calorie</w:t>
      </w:r>
    </w:p>
    <w:p w:rsidR="009C0C20" w:rsidRDefault="009C0C20" w:rsidP="003C3B4F">
      <w:pPr>
        <w:pStyle w:val="ListParagraph"/>
        <w:keepNext/>
        <w:keepLines/>
        <w:numPr>
          <w:ilvl w:val="0"/>
          <w:numId w:val="11"/>
        </w:numPr>
        <w:spacing w:after="0" w:line="240" w:lineRule="auto"/>
      </w:pPr>
      <w:r>
        <w:t>Accelerometer</w:t>
      </w:r>
    </w:p>
    <w:p w:rsidR="009C0C20" w:rsidRDefault="009C0C20" w:rsidP="003C3B4F">
      <w:pPr>
        <w:pStyle w:val="ListParagraph"/>
        <w:keepNext/>
        <w:keepLines/>
        <w:numPr>
          <w:ilvl w:val="0"/>
          <w:numId w:val="11"/>
        </w:numPr>
        <w:spacing w:after="0" w:line="240" w:lineRule="auto"/>
      </w:pPr>
      <w:r>
        <w:t>Gyroscope</w:t>
      </w:r>
    </w:p>
    <w:p w:rsidR="009C0C20" w:rsidRDefault="009C0C20" w:rsidP="003C3B4F">
      <w:pPr>
        <w:pStyle w:val="ListParagraph"/>
        <w:keepNext/>
        <w:keepLines/>
        <w:numPr>
          <w:ilvl w:val="0"/>
          <w:numId w:val="11"/>
        </w:numPr>
        <w:spacing w:after="0" w:line="240" w:lineRule="auto"/>
      </w:pPr>
      <w:r>
        <w:t>Pedometer</w:t>
      </w:r>
    </w:p>
    <w:p w:rsidR="009C0C20" w:rsidRDefault="009C0C20" w:rsidP="003C3B4F">
      <w:pPr>
        <w:pStyle w:val="ListParagraph"/>
        <w:keepNext/>
        <w:keepLines/>
        <w:numPr>
          <w:ilvl w:val="0"/>
          <w:numId w:val="11"/>
        </w:numPr>
        <w:spacing w:after="0" w:line="240" w:lineRule="auto"/>
      </w:pPr>
      <w:r>
        <w:t>Distance</w:t>
      </w:r>
    </w:p>
    <w:p w:rsidR="009C0C20" w:rsidRDefault="009C0C20" w:rsidP="003C3B4F">
      <w:pPr>
        <w:pStyle w:val="ListParagraph"/>
        <w:keepNext/>
        <w:keepLines/>
        <w:numPr>
          <w:ilvl w:val="0"/>
          <w:numId w:val="11"/>
        </w:numPr>
        <w:spacing w:after="0" w:line="240" w:lineRule="auto"/>
      </w:pPr>
      <w:r>
        <w:t>UV</w:t>
      </w:r>
    </w:p>
    <w:p w:rsidR="009C0C20" w:rsidRDefault="009C0C20" w:rsidP="003C3B4F">
      <w:pPr>
        <w:pStyle w:val="ListParagraph"/>
        <w:keepNext/>
        <w:keepLines/>
        <w:numPr>
          <w:ilvl w:val="0"/>
          <w:numId w:val="11"/>
        </w:numPr>
        <w:spacing w:after="0" w:line="240" w:lineRule="auto"/>
      </w:pPr>
      <w:r>
        <w:t>Temperature</w:t>
      </w:r>
    </w:p>
    <w:p w:rsidR="009C0C20" w:rsidRDefault="009C0C20" w:rsidP="003C3B4F">
      <w:pPr>
        <w:pStyle w:val="ListParagraph"/>
        <w:keepNext/>
        <w:keepLines/>
        <w:numPr>
          <w:ilvl w:val="0"/>
          <w:numId w:val="11"/>
        </w:numPr>
        <w:spacing w:after="0" w:line="240" w:lineRule="auto"/>
      </w:pPr>
      <w:r>
        <w:t>Summary</w:t>
      </w:r>
    </w:p>
    <w:p w:rsidR="009C0C20" w:rsidRDefault="009C0C20" w:rsidP="003C3B4F">
      <w:pPr>
        <w:pStyle w:val="ListParagraph"/>
        <w:keepNext/>
        <w:keepLines/>
        <w:numPr>
          <w:ilvl w:val="0"/>
          <w:numId w:val="11"/>
        </w:numPr>
        <w:spacing w:after="0" w:line="240" w:lineRule="auto"/>
      </w:pPr>
      <w:r>
        <w:t>Event</w:t>
      </w:r>
    </w:p>
    <w:p w:rsidR="009C0C20" w:rsidRDefault="009C0C20" w:rsidP="003C3B4F">
      <w:pPr>
        <w:keepNext/>
        <w:keepLines/>
        <w:spacing w:after="0" w:line="240" w:lineRule="auto"/>
      </w:pPr>
    </w:p>
    <w:p w:rsidR="00812105" w:rsidRDefault="002C6ED4" w:rsidP="003C3B4F">
      <w:pPr>
        <w:pStyle w:val="Heading2"/>
      </w:pPr>
      <w:bookmarkStart w:id="320" w:name="_Toc436620889"/>
      <w:bookmarkStart w:id="321" w:name="_Toc436647490"/>
      <w:bookmarkEnd w:id="320"/>
      <w:r>
        <w:t>Data Access Layer Overview</w:t>
      </w:r>
      <w:bookmarkEnd w:id="321"/>
    </w:p>
    <w:p w:rsidR="00812105" w:rsidRDefault="00881C36" w:rsidP="003C3B4F">
      <w:pPr>
        <w:pStyle w:val="Heading3"/>
        <w:keepNext/>
        <w:keepLines/>
      </w:pPr>
      <w:bookmarkStart w:id="322" w:name="_Toc436647491"/>
      <w:r>
        <w:t>SQL Client</w:t>
      </w:r>
      <w:bookmarkEnd w:id="322"/>
    </w:p>
    <w:p w:rsidR="00881C36" w:rsidRDefault="00881C36" w:rsidP="003C3B4F">
      <w:pPr>
        <w:pStyle w:val="Heading4"/>
        <w:keepNext/>
        <w:keepLines/>
      </w:pPr>
      <w:proofErr w:type="spellStart"/>
      <w:r>
        <w:t>SQLRespository</w:t>
      </w:r>
      <w:proofErr w:type="spellEnd"/>
    </w:p>
    <w:p w:rsidR="00881C36" w:rsidRDefault="00881C36" w:rsidP="003C3B4F">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3C3B4F">
      <w:pPr>
        <w:keepNext/>
        <w:keepLines/>
        <w:spacing w:after="0" w:line="360" w:lineRule="auto"/>
      </w:pPr>
      <w:r>
        <w:rPr>
          <w:b/>
        </w:rPr>
        <w:t>&lt;&lt;Repository&gt;&gt;</w:t>
      </w:r>
    </w:p>
    <w:p w:rsidR="00A74B6E" w:rsidRDefault="00A74B6E" w:rsidP="003C3B4F">
      <w:pPr>
        <w:keepNext/>
        <w:keepLines/>
        <w:spacing w:after="0" w:line="240" w:lineRule="auto"/>
        <w:rPr>
          <w:b/>
        </w:rPr>
      </w:pPr>
      <w:r>
        <w:tab/>
      </w:r>
      <w:r>
        <w:rPr>
          <w:b/>
        </w:rPr>
        <w:t>Attributes:</w:t>
      </w:r>
    </w:p>
    <w:p w:rsidR="00A74B6E" w:rsidRPr="003C3B4F" w:rsidRDefault="00A74B6E" w:rsidP="003C3B4F">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3C3B4F">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3C3B4F">
      <w:pPr>
        <w:pStyle w:val="ListParagraph"/>
        <w:keepNext/>
        <w:keepLines/>
        <w:spacing w:after="0" w:line="240" w:lineRule="auto"/>
        <w:ind w:left="1800"/>
        <w:rPr>
          <w:b/>
        </w:rPr>
      </w:pPr>
    </w:p>
    <w:p w:rsidR="00A74B6E" w:rsidRPr="00400F4A" w:rsidRDefault="00A74B6E" w:rsidP="003C3B4F">
      <w:pPr>
        <w:pStyle w:val="ListParagraph"/>
        <w:keepNext/>
        <w:keepLines/>
        <w:numPr>
          <w:ilvl w:val="0"/>
          <w:numId w:val="16"/>
        </w:numPr>
        <w:spacing w:after="0" w:line="240" w:lineRule="auto"/>
        <w:ind w:left="1800"/>
        <w:rPr>
          <w:b/>
        </w:rPr>
      </w:pPr>
      <w:r>
        <w:rPr>
          <w:b/>
        </w:rPr>
        <w:t xml:space="preserve">Private </w:t>
      </w:r>
      <w:proofErr w:type="spellStart"/>
      <w:r>
        <w:rPr>
          <w:b/>
        </w:rPr>
        <w:t>bool</w:t>
      </w:r>
      <w:proofErr w:type="spellEnd"/>
      <w:r>
        <w:rPr>
          <w:b/>
        </w:rPr>
        <w:t xml:space="preserve"> </w:t>
      </w:r>
      <w:r>
        <w:t>disposed</w:t>
      </w:r>
    </w:p>
    <w:p w:rsidR="00A74B6E" w:rsidRPr="003C3B4F" w:rsidRDefault="00A74B6E" w:rsidP="003C3B4F">
      <w:pPr>
        <w:pStyle w:val="ListParagraph"/>
        <w:keepNext/>
        <w:keepLines/>
        <w:numPr>
          <w:ilvl w:val="1"/>
          <w:numId w:val="16"/>
        </w:numPr>
        <w:spacing w:after="0" w:line="240" w:lineRule="auto"/>
        <w:ind w:left="1800" w:firstLine="0"/>
        <w:rPr>
          <w:b/>
        </w:rPr>
      </w:pPr>
      <w:r>
        <w:t>Default value is false.</w:t>
      </w:r>
    </w:p>
    <w:p w:rsidR="00A74B6E" w:rsidRPr="003C3B4F" w:rsidRDefault="00A74B6E" w:rsidP="003C3B4F">
      <w:pPr>
        <w:pStyle w:val="ListParagraph"/>
        <w:keepNext/>
        <w:keepLines/>
        <w:numPr>
          <w:ilvl w:val="1"/>
          <w:numId w:val="16"/>
        </w:numPr>
        <w:spacing w:after="0" w:line="240" w:lineRule="auto"/>
        <w:ind w:left="2160"/>
        <w:rPr>
          <w:b/>
        </w:rPr>
      </w:pPr>
      <w:r>
        <w:t>Used to signal application garbage collector whether the db context needs to be disposed or already has been.</w:t>
      </w:r>
    </w:p>
    <w:p w:rsidR="007B78DE" w:rsidRPr="003C3B4F" w:rsidRDefault="007B78DE" w:rsidP="003C3B4F">
      <w:pPr>
        <w:pStyle w:val="ListParagraph"/>
        <w:keepNext/>
        <w:keepLines/>
        <w:spacing w:after="0" w:line="240" w:lineRule="auto"/>
        <w:ind w:left="2160"/>
        <w:rPr>
          <w:b/>
        </w:rPr>
      </w:pPr>
    </w:p>
    <w:p w:rsidR="00A74B6E" w:rsidRPr="00D6053C" w:rsidRDefault="00A74B6E" w:rsidP="003C3B4F">
      <w:pPr>
        <w:keepNext/>
        <w:keepLines/>
        <w:spacing w:after="0" w:line="240" w:lineRule="auto"/>
        <w:ind w:firstLine="720"/>
        <w:rPr>
          <w:b/>
        </w:rPr>
      </w:pPr>
      <w:r w:rsidRPr="00D6053C">
        <w:rPr>
          <w:b/>
        </w:rPr>
        <w:t>Operations:</w:t>
      </w:r>
    </w:p>
    <w:p w:rsidR="00A74B6E" w:rsidRDefault="007B78DE" w:rsidP="003C3B4F">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3C3B4F">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3C3B4F">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3C3B4F">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all the patients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InsertPatient</w:t>
      </w:r>
      <w:proofErr w:type="spellEnd"/>
      <w:r>
        <w:t>(Patient patient)</w:t>
      </w:r>
    </w:p>
    <w:p w:rsidR="00B84AA1" w:rsidRDefault="00B84AA1" w:rsidP="00B84AA1">
      <w:pPr>
        <w:pStyle w:val="ListParagraph"/>
        <w:keepNext/>
        <w:keepLines/>
        <w:numPr>
          <w:ilvl w:val="1"/>
          <w:numId w:val="7"/>
        </w:numPr>
        <w:spacing w:after="0" w:line="240" w:lineRule="auto"/>
        <w:ind w:left="2160"/>
      </w:pPr>
      <w:r>
        <w:t>This function is used to add a patient to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UpdatePatient</w:t>
      </w:r>
      <w:proofErr w:type="spellEnd"/>
      <w:r>
        <w:t>(Patient patient)</w:t>
      </w:r>
    </w:p>
    <w:p w:rsidR="00B84AA1" w:rsidRDefault="00B84AA1" w:rsidP="00B84AA1">
      <w:pPr>
        <w:pStyle w:val="ListParagraph"/>
        <w:keepNext/>
        <w:keepLines/>
        <w:numPr>
          <w:ilvl w:val="1"/>
          <w:numId w:val="7"/>
        </w:numPr>
        <w:spacing w:after="0" w:line="240" w:lineRule="auto"/>
        <w:ind w:left="2160"/>
      </w:pPr>
      <w:r>
        <w:t>This function is used to update a patient record in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DeletePatient</w:t>
      </w:r>
      <w:proofErr w:type="spellEnd"/>
      <w:r>
        <w:t xml:space="preserve">(string </w:t>
      </w:r>
      <w:proofErr w:type="spellStart"/>
      <w:r>
        <w:t>patientId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delete a patient from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B84AA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B84AA1">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B84AA1">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B84AA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InsertExperiment</w:t>
      </w:r>
      <w:proofErr w:type="spellEnd"/>
      <w:r>
        <w:t>(Experiment experiment)</w:t>
      </w:r>
    </w:p>
    <w:p w:rsidR="00B84AA1" w:rsidRDefault="00B84AA1" w:rsidP="00B84AA1">
      <w:pPr>
        <w:pStyle w:val="ListParagraph"/>
        <w:keepNext/>
        <w:keepLines/>
        <w:numPr>
          <w:ilvl w:val="1"/>
          <w:numId w:val="7"/>
        </w:numPr>
        <w:spacing w:after="0" w:line="240" w:lineRule="auto"/>
        <w:ind w:left="2160"/>
      </w:pPr>
      <w:r>
        <w:t>This function is used to add an experiment to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UpdateExperiment</w:t>
      </w:r>
      <w:proofErr w:type="spellEnd"/>
      <w:r>
        <w:t>(Experiment experiment)</w:t>
      </w:r>
    </w:p>
    <w:p w:rsidR="00B84AA1" w:rsidRDefault="00B84AA1" w:rsidP="00B84AA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delete an experiment from the database.</w:t>
      </w:r>
    </w:p>
    <w:p w:rsidR="00BA3A47" w:rsidRDefault="00BA3A47" w:rsidP="003C3B4F">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BA3A47">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BA3A47">
      <w:pPr>
        <w:pStyle w:val="ListParagraph"/>
        <w:keepNext/>
        <w:keepLines/>
        <w:spacing w:after="0" w:line="240" w:lineRule="auto"/>
        <w:ind w:left="2160"/>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BA3A47">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BA3A47">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w:t>
      </w:r>
      <w:r w:rsidR="003F5D6E">
        <w:t>Physician</w:t>
      </w:r>
      <w:proofErr w:type="spellEnd"/>
      <w:r>
        <w:t>(</w:t>
      </w:r>
      <w:r w:rsidR="003F5D6E">
        <w:t>Physician physician</w:t>
      </w:r>
      <w:r>
        <w:t>)</w:t>
      </w:r>
    </w:p>
    <w:p w:rsidR="00BA3A47" w:rsidRDefault="00BA3A47" w:rsidP="00BA3A47">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BA3A47">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3C3B4F">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3F5D6E">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3F5D6E">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get all the experiment administrators in the system.</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3C3B4F">
      <w:pPr>
        <w:pStyle w:val="ListParagraph"/>
        <w:keepNext/>
        <w:keepLines/>
        <w:spacing w:after="0" w:line="240" w:lineRule="auto"/>
        <w:ind w:left="1800"/>
      </w:pPr>
    </w:p>
    <w:p w:rsidR="00C30035" w:rsidRDefault="00C30035" w:rsidP="00C30035">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C30035">
      <w:pPr>
        <w:keepNext/>
        <w:keepLines/>
        <w:spacing w:after="0" w:line="240" w:lineRule="auto"/>
      </w:pPr>
    </w:p>
    <w:p w:rsidR="00C30035" w:rsidRDefault="00C30035" w:rsidP="00C30035">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3C3B4F">
      <w:pPr>
        <w:pStyle w:val="ListParagraph"/>
        <w:keepNext/>
        <w:keepLines/>
        <w:spacing w:after="0" w:line="240" w:lineRule="auto"/>
        <w:ind w:left="2160"/>
      </w:pPr>
    </w:p>
    <w:p w:rsidR="00BC4A9F" w:rsidRDefault="00BC4A9F" w:rsidP="00BC4A9F">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InsertActivity</w:t>
      </w:r>
      <w:proofErr w:type="spellEnd"/>
      <w:r>
        <w:t xml:space="preserve"> (Activity activity)</w:t>
      </w:r>
    </w:p>
    <w:p w:rsidR="00BC4A9F" w:rsidRDefault="00BC4A9F" w:rsidP="00BC4A9F">
      <w:pPr>
        <w:pStyle w:val="ListParagraph"/>
        <w:keepNext/>
        <w:keepLines/>
        <w:numPr>
          <w:ilvl w:val="1"/>
          <w:numId w:val="7"/>
        </w:numPr>
        <w:spacing w:after="0" w:line="240" w:lineRule="auto"/>
        <w:ind w:left="2160"/>
      </w:pPr>
      <w:r>
        <w:t>This function is used to add a new activity to the database.</w:t>
      </w:r>
    </w:p>
    <w:p w:rsidR="00BC4A9F" w:rsidRDefault="00BC4A9F" w:rsidP="00BC4A9F">
      <w:pPr>
        <w:keepNext/>
        <w:keepLines/>
        <w:spacing w:after="0" w:line="240" w:lineRule="auto"/>
      </w:pPr>
    </w:p>
    <w:p w:rsidR="00BC4A9F" w:rsidRDefault="00BC4A9F" w:rsidP="00BC4A9F">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BC4A9F">
      <w:pPr>
        <w:pStyle w:val="ListParagraph"/>
        <w:keepNext/>
        <w:keepLines/>
        <w:numPr>
          <w:ilvl w:val="1"/>
          <w:numId w:val="7"/>
        </w:numPr>
        <w:spacing w:after="0" w:line="240" w:lineRule="auto"/>
        <w:ind w:left="2160"/>
      </w:pPr>
      <w:r>
        <w:t>This function is used to delete an activity from the database.</w:t>
      </w:r>
    </w:p>
    <w:p w:rsidR="00BC4A9F" w:rsidRDefault="00BC4A9F" w:rsidP="003C3B4F">
      <w:pPr>
        <w:keepNext/>
        <w:keepLines/>
        <w:spacing w:after="0" w:line="240" w:lineRule="auto"/>
      </w:pPr>
    </w:p>
    <w:p w:rsidR="00C30035" w:rsidRDefault="00C30035" w:rsidP="003C3B4F">
      <w:pPr>
        <w:pStyle w:val="ListParagraph"/>
        <w:keepNext/>
        <w:keepLines/>
        <w:spacing w:after="0" w:line="240" w:lineRule="auto"/>
        <w:ind w:left="1800"/>
      </w:pPr>
    </w:p>
    <w:p w:rsidR="00A74B6E" w:rsidRDefault="00A74B6E" w:rsidP="003C3B4F">
      <w:pPr>
        <w:keepNext/>
        <w:keepLines/>
        <w:spacing w:after="0" w:line="240" w:lineRule="auto"/>
        <w:ind w:left="720"/>
        <w:rPr>
          <w:b/>
        </w:rPr>
      </w:pPr>
      <w:r>
        <w:rPr>
          <w:b/>
        </w:rPr>
        <w:t>Constructors:</w:t>
      </w: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3C3B4F">
      <w:pPr>
        <w:pStyle w:val="ListParagraph"/>
        <w:keepNext/>
        <w:keepLines/>
        <w:numPr>
          <w:ilvl w:val="1"/>
          <w:numId w:val="14"/>
        </w:numPr>
        <w:spacing w:after="0" w:line="240" w:lineRule="auto"/>
        <w:rPr>
          <w:b/>
        </w:rPr>
      </w:pPr>
      <w:r>
        <w:t>Default constructor</w:t>
      </w:r>
    </w:p>
    <w:p w:rsidR="00A74B6E" w:rsidRPr="003C3B4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3C3B4F">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db context with.</w:t>
      </w:r>
    </w:p>
    <w:p w:rsidR="00A74B6E" w:rsidRPr="0052061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3C3B4F">
      <w:pPr>
        <w:pStyle w:val="ListParagraph"/>
        <w:keepNext/>
        <w:keepLines/>
        <w:numPr>
          <w:ilvl w:val="1"/>
          <w:numId w:val="14"/>
        </w:numPr>
        <w:spacing w:after="0" w:line="240" w:lineRule="auto"/>
        <w:rPr>
          <w:b/>
        </w:rPr>
      </w:pPr>
      <w:r>
        <w:t>Constructor used if db context as already been created.</w:t>
      </w:r>
    </w:p>
    <w:p w:rsidR="00A74B6E" w:rsidRPr="0052061F" w:rsidRDefault="00A74B6E" w:rsidP="003C3B4F">
      <w:pPr>
        <w:pStyle w:val="ListParagraph"/>
        <w:keepNext/>
        <w:keepLines/>
        <w:spacing w:after="0" w:line="240" w:lineRule="auto"/>
        <w:ind w:left="1800"/>
        <w:rPr>
          <w:b/>
        </w:rPr>
      </w:pPr>
    </w:p>
    <w:p w:rsidR="00A74B6E" w:rsidRPr="003C3B4F" w:rsidRDefault="00A74B6E" w:rsidP="003C3B4F">
      <w:pPr>
        <w:pStyle w:val="ListParagraph"/>
        <w:ind w:left="1800"/>
        <w:rPr>
          <w:b/>
        </w:rPr>
      </w:pPr>
    </w:p>
    <w:sectPr w:rsidR="00A74B6E"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A82" w:rsidRDefault="00A72A82" w:rsidP="0017110C">
      <w:r>
        <w:separator/>
      </w:r>
    </w:p>
  </w:endnote>
  <w:endnote w:type="continuationSeparator" w:id="0">
    <w:p w:rsidR="00A72A82" w:rsidRDefault="00A72A82" w:rsidP="001711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Default="00432BB9"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A72A82" w:rsidRPr="00515BB6" w:rsidRDefault="00A72A82" w:rsidP="0017110C">
    <w:r w:rsidRPr="00515BB6">
      <w:rPr>
        <w:snapToGrid w:val="0"/>
      </w:rPr>
      <w:t xml:space="preserve"> </w:t>
    </w:r>
    <w:r w:rsidR="00432BB9" w:rsidRPr="00515BB6">
      <w:rPr>
        <w:snapToGrid w:val="0"/>
      </w:rPr>
      <w:fldChar w:fldCharType="begin"/>
    </w:r>
    <w:r w:rsidRPr="00515BB6">
      <w:rPr>
        <w:snapToGrid w:val="0"/>
      </w:rPr>
      <w:instrText xml:space="preserve"> DATE \@ "M/d/yyyy" </w:instrText>
    </w:r>
    <w:r w:rsidR="00432BB9" w:rsidRPr="00515BB6">
      <w:rPr>
        <w:snapToGrid w:val="0"/>
      </w:rPr>
      <w:fldChar w:fldCharType="separate"/>
    </w:r>
    <w:ins w:id="190" w:author="rewjs" w:date="2015-12-01T10:41:00Z">
      <w:r w:rsidR="001F2595">
        <w:rPr>
          <w:noProof/>
          <w:snapToGrid w:val="0"/>
        </w:rPr>
        <w:t>12/1/2015</w:t>
      </w:r>
    </w:ins>
    <w:del w:id="191" w:author="rewjs" w:date="2015-12-01T10:41:00Z">
      <w:r w:rsidDel="001F2595">
        <w:rPr>
          <w:noProof/>
          <w:snapToGrid w:val="0"/>
        </w:rPr>
        <w:delText>11/30/2015</w:delText>
      </w:r>
    </w:del>
    <w:r w:rsidR="00432BB9" w:rsidRPr="00515BB6">
      <w:rPr>
        <w:snapToGrid w:val="0"/>
      </w:rPr>
      <w:fldChar w:fldCharType="end"/>
    </w:r>
    <w:r w:rsidRPr="00515BB6">
      <w:rPr>
        <w:snapToGrid w:val="0"/>
      </w:rPr>
      <w:tab/>
    </w:r>
    <w:r w:rsidR="00432BB9" w:rsidRPr="00515BB6">
      <w:rPr>
        <w:snapToGrid w:val="0"/>
      </w:rPr>
      <w:fldChar w:fldCharType="begin"/>
    </w:r>
    <w:r w:rsidRPr="00515BB6">
      <w:rPr>
        <w:snapToGrid w:val="0"/>
      </w:rPr>
      <w:instrText xml:space="preserve"> TIME \@ "h:mm:ss am/pm" </w:instrText>
    </w:r>
    <w:r w:rsidR="00432BB9" w:rsidRPr="00515BB6">
      <w:rPr>
        <w:snapToGrid w:val="0"/>
      </w:rPr>
      <w:fldChar w:fldCharType="separate"/>
    </w:r>
    <w:ins w:id="192" w:author="rewjs" w:date="2015-12-01T10:41:00Z">
      <w:r w:rsidR="001F2595">
        <w:rPr>
          <w:noProof/>
          <w:snapToGrid w:val="0"/>
        </w:rPr>
        <w:t>10:41:21 AM</w:t>
      </w:r>
    </w:ins>
    <w:del w:id="193" w:author="rewjs" w:date="2015-11-30T09:31:00Z">
      <w:r w:rsidDel="00C758B7">
        <w:rPr>
          <w:noProof/>
          <w:snapToGrid w:val="0"/>
        </w:rPr>
        <w:delText>2:57:24 AM</w:delText>
      </w:r>
    </w:del>
    <w:r w:rsidR="00432BB9"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432BB9" w:rsidRPr="00515BB6">
      <w:rPr>
        <w:rStyle w:val="PageNumber"/>
      </w:rPr>
      <w:fldChar w:fldCharType="begin"/>
    </w:r>
    <w:r w:rsidRPr="00515BB6">
      <w:rPr>
        <w:rStyle w:val="PageNumber"/>
      </w:rPr>
      <w:instrText xml:space="preserve"> PAGE   \* MERGEFORMAT </w:instrText>
    </w:r>
    <w:r w:rsidR="00432BB9" w:rsidRPr="00515BB6">
      <w:rPr>
        <w:rStyle w:val="PageNumber"/>
      </w:rPr>
      <w:fldChar w:fldCharType="separate"/>
    </w:r>
    <w:r w:rsidR="001F2595">
      <w:rPr>
        <w:rStyle w:val="PageNumber"/>
        <w:noProof/>
      </w:rPr>
      <w:t>24</w:t>
    </w:r>
    <w:r w:rsidR="00432BB9" w:rsidRPr="00515BB6">
      <w:rPr>
        <w:rStyle w:val="PageNumber"/>
        <w:noProof/>
      </w:rPr>
      <w:fldChar w:fldCharType="end"/>
    </w:r>
    <w:r w:rsidRPr="00515BB6">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Default="00432BB9"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A72A82" w:rsidRPr="0017110C" w:rsidRDefault="00A72A82" w:rsidP="0017110C">
    <w:r w:rsidRPr="00515BB6">
      <w:rPr>
        <w:snapToGrid w:val="0"/>
      </w:rPr>
      <w:t xml:space="preserve"> </w:t>
    </w:r>
    <w:r w:rsidR="00432BB9" w:rsidRPr="00515BB6">
      <w:rPr>
        <w:snapToGrid w:val="0"/>
      </w:rPr>
      <w:fldChar w:fldCharType="begin"/>
    </w:r>
    <w:r w:rsidRPr="00515BB6">
      <w:rPr>
        <w:snapToGrid w:val="0"/>
      </w:rPr>
      <w:instrText xml:space="preserve"> DATE \@ "M/d/yyyy" </w:instrText>
    </w:r>
    <w:r w:rsidR="00432BB9" w:rsidRPr="00515BB6">
      <w:rPr>
        <w:snapToGrid w:val="0"/>
      </w:rPr>
      <w:fldChar w:fldCharType="separate"/>
    </w:r>
    <w:ins w:id="194" w:author="rewjs" w:date="2015-12-01T10:41:00Z">
      <w:r w:rsidR="001F2595">
        <w:rPr>
          <w:noProof/>
          <w:snapToGrid w:val="0"/>
        </w:rPr>
        <w:t>12/1/2015</w:t>
      </w:r>
    </w:ins>
    <w:del w:id="195" w:author="rewjs" w:date="2015-12-01T10:41:00Z">
      <w:r w:rsidDel="001F2595">
        <w:rPr>
          <w:noProof/>
          <w:snapToGrid w:val="0"/>
        </w:rPr>
        <w:delText>11/30/2015</w:delText>
      </w:r>
    </w:del>
    <w:r w:rsidR="00432BB9" w:rsidRPr="00515BB6">
      <w:rPr>
        <w:snapToGrid w:val="0"/>
      </w:rPr>
      <w:fldChar w:fldCharType="end"/>
    </w:r>
    <w:r w:rsidRPr="00515BB6">
      <w:rPr>
        <w:snapToGrid w:val="0"/>
      </w:rPr>
      <w:tab/>
    </w:r>
    <w:r w:rsidR="00432BB9" w:rsidRPr="00515BB6">
      <w:rPr>
        <w:snapToGrid w:val="0"/>
      </w:rPr>
      <w:fldChar w:fldCharType="begin"/>
    </w:r>
    <w:r w:rsidRPr="00515BB6">
      <w:rPr>
        <w:snapToGrid w:val="0"/>
      </w:rPr>
      <w:instrText xml:space="preserve"> TIME \@ "h:mm:ss am/pm" </w:instrText>
    </w:r>
    <w:r w:rsidR="00432BB9" w:rsidRPr="00515BB6">
      <w:rPr>
        <w:snapToGrid w:val="0"/>
      </w:rPr>
      <w:fldChar w:fldCharType="separate"/>
    </w:r>
    <w:ins w:id="196" w:author="rewjs" w:date="2015-12-01T10:41:00Z">
      <w:r w:rsidR="001F2595">
        <w:rPr>
          <w:noProof/>
          <w:snapToGrid w:val="0"/>
        </w:rPr>
        <w:t>10:41:21 AM</w:t>
      </w:r>
    </w:ins>
    <w:del w:id="197" w:author="rewjs" w:date="2015-11-30T09:31:00Z">
      <w:r w:rsidDel="00C758B7">
        <w:rPr>
          <w:noProof/>
          <w:snapToGrid w:val="0"/>
        </w:rPr>
        <w:delText>2:57:24 AM</w:delText>
      </w:r>
    </w:del>
    <w:r w:rsidR="00432BB9"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432BB9" w:rsidRPr="00515BB6">
      <w:rPr>
        <w:rStyle w:val="PageNumber"/>
      </w:rPr>
      <w:fldChar w:fldCharType="begin"/>
    </w:r>
    <w:r w:rsidRPr="00515BB6">
      <w:rPr>
        <w:rStyle w:val="PageNumber"/>
      </w:rPr>
      <w:instrText xml:space="preserve"> PAGE   \* MERGEFORMAT </w:instrText>
    </w:r>
    <w:r w:rsidR="00432BB9" w:rsidRPr="00515BB6">
      <w:rPr>
        <w:rStyle w:val="PageNumber"/>
      </w:rPr>
      <w:fldChar w:fldCharType="separate"/>
    </w:r>
    <w:r w:rsidR="001F2595">
      <w:rPr>
        <w:rStyle w:val="PageNumber"/>
        <w:noProof/>
      </w:rPr>
      <w:t xml:space="preserve"> </w:t>
    </w:r>
    <w:r w:rsidR="00432BB9" w:rsidRPr="00515BB6">
      <w:rPr>
        <w:rStyle w:val="PageNumbe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A82" w:rsidRDefault="00A72A82" w:rsidP="0017110C">
      <w:r>
        <w:separator/>
      </w:r>
    </w:p>
  </w:footnote>
  <w:footnote w:type="continuationSeparator" w:id="0">
    <w:p w:rsidR="00A72A82" w:rsidRDefault="00A72A82" w:rsidP="001711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Pr="00515BB6" w:rsidRDefault="00432BB9" w:rsidP="0017110C">
    <w:pPr>
      <w:pStyle w:val="Header"/>
    </w:pPr>
    <w:r w:rsidRPr="00432BB9">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A72A82" w:rsidRPr="00515BB6">
      <w:t>Software Design Specification</w:t>
    </w:r>
  </w:p>
  <w:p w:rsidR="00A72A82" w:rsidRDefault="00A72A82" w:rsidP="001711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Pr="00515BB6" w:rsidRDefault="00432BB9" w:rsidP="0017110C">
    <w:pPr>
      <w:pStyle w:val="Header"/>
    </w:pPr>
    <w:r w:rsidRPr="00432BB9">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A72A82" w:rsidRPr="00515BB6">
      <w:t>Software Design Specification</w:t>
    </w:r>
  </w:p>
  <w:p w:rsidR="00A72A82" w:rsidRDefault="00A72A82" w:rsidP="001711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670D1"/>
    <w:rsid w:val="0017110C"/>
    <w:rsid w:val="00171C09"/>
    <w:rsid w:val="00173E55"/>
    <w:rsid w:val="00185338"/>
    <w:rsid w:val="001A383F"/>
    <w:rsid w:val="001A5281"/>
    <w:rsid w:val="001B00C4"/>
    <w:rsid w:val="001B16E7"/>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2BB9"/>
    <w:rsid w:val="00434E24"/>
    <w:rsid w:val="00460CF6"/>
    <w:rsid w:val="00491329"/>
    <w:rsid w:val="00496B70"/>
    <w:rsid w:val="004B61A3"/>
    <w:rsid w:val="004E0537"/>
    <w:rsid w:val="00515BB6"/>
    <w:rsid w:val="00541555"/>
    <w:rsid w:val="00557925"/>
    <w:rsid w:val="00565F75"/>
    <w:rsid w:val="005676C7"/>
    <w:rsid w:val="005A781D"/>
    <w:rsid w:val="005D60DE"/>
    <w:rsid w:val="005E33EA"/>
    <w:rsid w:val="005E7C1F"/>
    <w:rsid w:val="005F0972"/>
    <w:rsid w:val="006401A4"/>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D41D6"/>
    <w:rsid w:val="008E5C7B"/>
    <w:rsid w:val="00906EB1"/>
    <w:rsid w:val="00931549"/>
    <w:rsid w:val="0096020E"/>
    <w:rsid w:val="009721F8"/>
    <w:rsid w:val="009A54AF"/>
    <w:rsid w:val="009B2D67"/>
    <w:rsid w:val="009C0C20"/>
    <w:rsid w:val="009C1DA1"/>
    <w:rsid w:val="00A132B0"/>
    <w:rsid w:val="00A27D82"/>
    <w:rsid w:val="00A72A82"/>
    <w:rsid w:val="00A74B6E"/>
    <w:rsid w:val="00A76E74"/>
    <w:rsid w:val="00A855E1"/>
    <w:rsid w:val="00AB2A75"/>
    <w:rsid w:val="00AD06D0"/>
    <w:rsid w:val="00B07CB2"/>
    <w:rsid w:val="00B342B8"/>
    <w:rsid w:val="00B50D35"/>
    <w:rsid w:val="00B50D54"/>
    <w:rsid w:val="00B524B5"/>
    <w:rsid w:val="00B81909"/>
    <w:rsid w:val="00B84AA1"/>
    <w:rsid w:val="00BA3A47"/>
    <w:rsid w:val="00BC4A9F"/>
    <w:rsid w:val="00BD3375"/>
    <w:rsid w:val="00BE0208"/>
    <w:rsid w:val="00C0027C"/>
    <w:rsid w:val="00C11723"/>
    <w:rsid w:val="00C30035"/>
    <w:rsid w:val="00C30229"/>
    <w:rsid w:val="00C441FA"/>
    <w:rsid w:val="00C52DFE"/>
    <w:rsid w:val="00C669B4"/>
    <w:rsid w:val="00C758B7"/>
    <w:rsid w:val="00C80C83"/>
    <w:rsid w:val="00C9659E"/>
    <w:rsid w:val="00C97EF9"/>
    <w:rsid w:val="00CB1294"/>
    <w:rsid w:val="00CB3DCD"/>
    <w:rsid w:val="00CC2697"/>
    <w:rsid w:val="00CE4DC8"/>
    <w:rsid w:val="00D41266"/>
    <w:rsid w:val="00D51F37"/>
    <w:rsid w:val="00D56F86"/>
    <w:rsid w:val="00D6053C"/>
    <w:rsid w:val="00D7622F"/>
    <w:rsid w:val="00D868C8"/>
    <w:rsid w:val="00D91470"/>
    <w:rsid w:val="00DC638C"/>
    <w:rsid w:val="00DE3E90"/>
    <w:rsid w:val="00DE6FC9"/>
    <w:rsid w:val="00DF4BAA"/>
    <w:rsid w:val="00E17631"/>
    <w:rsid w:val="00E4479B"/>
    <w:rsid w:val="00E75173"/>
    <w:rsid w:val="00E90171"/>
    <w:rsid w:val="00EA2092"/>
    <w:rsid w:val="00EA28CA"/>
    <w:rsid w:val="00EF4E4C"/>
    <w:rsid w:val="00F42BF2"/>
    <w:rsid w:val="00F70D50"/>
    <w:rsid w:val="00F76F5E"/>
    <w:rsid w:val="00FE4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r="http://schemas.openxmlformats.org/officeDocument/2006/relationships" xmlns:w="http://schemas.openxmlformats.org/wordprocessingml/2006/main">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UAH%20Fit%20Vault%20Sofware%20Requirements.docx"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C2A69-57B8-4CAF-8B21-E91326F3E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56</Pages>
  <Words>9070</Words>
  <Characters>51700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60649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rewjs</cp:lastModifiedBy>
  <cp:revision>60</cp:revision>
  <dcterms:created xsi:type="dcterms:W3CDTF">2015-10-11T22:13:00Z</dcterms:created>
  <dcterms:modified xsi:type="dcterms:W3CDTF">2015-12-01T16:43:00Z</dcterms:modified>
</cp:coreProperties>
</file>