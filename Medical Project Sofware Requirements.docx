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140"/>
          <w:szCs w:val="140"/>
          <w:lang w:eastAsia="en-US"/>
        </w:rPr>
        <w:id w:val="-104500692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C73E6" w14:paraId="4ADB4D72" w14:textId="77777777">
            <w:tc>
              <w:tcPr>
                <w:tcW w:w="10296" w:type="dxa"/>
              </w:tcPr>
              <w:p w14:paraId="3D6445EC" w14:textId="77777777" w:rsidR="00AC73E6" w:rsidRDefault="0059717B" w:rsidP="00CD0C85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96"/>
                    </w:rPr>
                    <w:alias w:val="Title"/>
                    <w:id w:val="1934172987"/>
                    <w:placeholder>
                      <w:docPart w:val="533D575C48C64976A8A553F3CAFE775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C73E6" w:rsidRPr="00875BC7">
                      <w:rPr>
                        <w:sz w:val="96"/>
                        <w:szCs w:val="96"/>
                      </w:rPr>
                      <w:t>Wearable Medical Device Data Ingestion and Analysis</w:t>
                    </w:r>
                    <w:r w:rsidR="00875BC7" w:rsidRPr="00875BC7">
                      <w:rPr>
                        <w:sz w:val="96"/>
                        <w:szCs w:val="96"/>
                      </w:rPr>
                      <w:t xml:space="preserve"> Software Requirements Specification</w:t>
                    </w:r>
                  </w:sdtContent>
                </w:sdt>
              </w:p>
            </w:tc>
          </w:tr>
          <w:tr w:rsidR="00AC73E6" w14:paraId="0522F230" w14:textId="77777777">
            <w:tc>
              <w:tcPr>
                <w:tcW w:w="0" w:type="auto"/>
                <w:vAlign w:val="bottom"/>
              </w:tcPr>
              <w:p w14:paraId="5A36D8AB" w14:textId="77777777" w:rsidR="00AC73E6" w:rsidRDefault="0059717B" w:rsidP="00CD0C85">
                <w:pPr>
                  <w:pStyle w:val="Subtitle"/>
                </w:pPr>
                <w:sdt>
                  <w:sdtPr>
                    <w:alias w:val="Subtitle"/>
                    <w:id w:val="-899293849"/>
                    <w:placeholder>
                      <w:docPart w:val="5B3FF74B9D3D41DC9CA9769D4E244F1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F1310B">
                      <w:t>CPE 656/658 Software Studio</w:t>
                    </w:r>
                  </w:sdtContent>
                </w:sdt>
              </w:p>
            </w:tc>
          </w:tr>
          <w:tr w:rsidR="00AC73E6" w14:paraId="0CCD6678" w14:textId="77777777">
            <w:trPr>
              <w:trHeight w:val="1152"/>
            </w:trPr>
            <w:tc>
              <w:tcPr>
                <w:tcW w:w="0" w:type="auto"/>
                <w:vAlign w:val="bottom"/>
              </w:tcPr>
              <w:p w14:paraId="28B1DBA7" w14:textId="77777777" w:rsidR="00AC73E6" w:rsidRP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>Timothy R. Wilkins</w:t>
                </w:r>
              </w:p>
              <w:p w14:paraId="4A4462B2" w14:textId="77777777" w:rsidR="00AC73E6" w:rsidRP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>Whit J. Sisulak</w:t>
                </w:r>
              </w:p>
              <w:p w14:paraId="3C8B1603" w14:textId="77777777" w:rsid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>Glen L. Riden</w:t>
                </w:r>
              </w:p>
              <w:p w14:paraId="3ED858A4" w14:textId="77777777" w:rsidR="00AA2219" w:rsidRPr="00AA2219" w:rsidRDefault="0059717B" w:rsidP="00AA2219">
                <w:pPr>
                  <w:rPr>
                    <w:lang w:eastAsia="ja-JP"/>
                  </w:rPr>
                </w:pPr>
                <w:sdt>
                  <w:sdtPr>
                    <w:rPr>
                      <w:lang w:eastAsia="ja-JP"/>
                    </w:rPr>
                    <w:alias w:val="Abstract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AA2219" w:rsidRPr="00AC73E6">
                      <w:rPr>
                        <w:lang w:eastAsia="ja-JP"/>
                      </w:rPr>
                      <w:t xml:space="preserve">James J. Duggan IV </w:t>
                    </w:r>
                  </w:sdtContent>
                </w:sdt>
              </w:p>
            </w:tc>
          </w:tr>
        </w:tbl>
        <w:p w14:paraId="3EE0C9BC" w14:textId="77777777" w:rsidR="00AC73E6" w:rsidRDefault="00AC73E6" w:rsidP="00CD0C8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1" locked="0" layoutInCell="1" allowOverlap="1" wp14:anchorId="2C3C3003" wp14:editId="1C0AA00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5377D8F3" id="Rectangle 52" o:spid="_x0000_s1026" style="position:absolute;margin-left:0;margin-top:0;width:612pt;height:11in;z-index:-25166028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" stroked="f" strokeweight="2pt">
                    <v:fill r:id="rId11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5EA93A0D" wp14:editId="1D24EFF3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809165068"/>
                                  <w:date w:fullDate="2015-09-14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EACACCC" w14:textId="77777777" w:rsidR="001C7416" w:rsidRDefault="001C7416" w:rsidP="00CD0C85">
                                    <w:pPr>
                                      <w:pStyle w:val="Subtitle"/>
                                    </w:pPr>
                                    <w:r>
                                      <w:t>9/14/2015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414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809165068"/>
                            <w:date w:fullDate="2015-09-14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EACACCC" w14:textId="77777777" w:rsidR="001C7416" w:rsidRDefault="001C7416" w:rsidP="00CD0C85">
                              <w:pPr>
                                <w:pStyle w:val="Subtitle"/>
                              </w:pPr>
                              <w:r>
                                <w:t>9/14/2015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2D15EDFB" wp14:editId="3D57929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4B9FF997" id="Rectangle 54" o:spid="_x0000_s1026" style="position:absolute;margin-left:0;margin-top:0;width:468pt;height:162pt;z-index:25165516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9EC374" wp14:editId="5CBD1FD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0B0A1C8C" id="Rectangle 55" o:spid="_x0000_s1026" style="position:absolute;margin-left:0;margin-top:0;width:468pt;height:2.85pt;z-index:251659264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2583301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0A7F75B" w14:textId="77777777" w:rsidR="006D454F" w:rsidRDefault="006D454F">
          <w:pPr>
            <w:pStyle w:val="TOCHeading"/>
          </w:pPr>
          <w:r>
            <w:t>Contents</w:t>
          </w:r>
        </w:p>
        <w:p w14:paraId="1C4480D3" w14:textId="77777777" w:rsidR="00AD439B" w:rsidRDefault="006D454F">
          <w:pPr>
            <w:pStyle w:val="TOC1"/>
            <w:tabs>
              <w:tab w:val="left" w:pos="480"/>
              <w:tab w:val="right" w:leader="dot" w:pos="9350"/>
            </w:tabs>
            <w:rPr>
              <w:ins w:id="0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E601FD">
            <w:instrText xml:space="preserve"> TOC \o "1-2</w:instrText>
          </w:r>
          <w:r>
            <w:instrText xml:space="preserve">" \h \z \u </w:instrText>
          </w:r>
          <w:r>
            <w:fldChar w:fldCharType="separate"/>
          </w:r>
          <w:ins w:id="1" w:author="Glen Riden" w:date="2015-09-27T19:21:00Z">
            <w:r w:rsidR="00AD439B" w:rsidRPr="00E926B3">
              <w:rPr>
                <w:rStyle w:val="Hyperlink"/>
                <w:noProof/>
              </w:rPr>
              <w:fldChar w:fldCharType="begin"/>
            </w:r>
            <w:r w:rsidR="00AD439B" w:rsidRPr="00E926B3">
              <w:rPr>
                <w:rStyle w:val="Hyperlink"/>
                <w:noProof/>
              </w:rPr>
              <w:instrText xml:space="preserve"> </w:instrText>
            </w:r>
            <w:r w:rsidR="00AD439B">
              <w:rPr>
                <w:noProof/>
              </w:rPr>
              <w:instrText>HYPERLINK \l "_Toc431145046"</w:instrText>
            </w:r>
            <w:r w:rsidR="00AD439B" w:rsidRPr="00E926B3">
              <w:rPr>
                <w:rStyle w:val="Hyperlink"/>
                <w:noProof/>
              </w:rPr>
              <w:instrText xml:space="preserve"> </w:instrText>
            </w:r>
            <w:r w:rsidR="00AD439B" w:rsidRPr="00E926B3">
              <w:rPr>
                <w:rStyle w:val="Hyperlink"/>
                <w:noProof/>
              </w:rPr>
              <w:fldChar w:fldCharType="separate"/>
            </w:r>
            <w:r w:rsidR="00AD439B" w:rsidRPr="00E926B3">
              <w:rPr>
                <w:rStyle w:val="Hyperlink"/>
                <w:noProof/>
              </w:rPr>
              <w:t>1</w:t>
            </w:r>
            <w:r w:rsidR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D439B" w:rsidRPr="00E926B3">
              <w:rPr>
                <w:rStyle w:val="Hyperlink"/>
                <w:noProof/>
              </w:rPr>
              <w:t>Introduction</w:t>
            </w:r>
            <w:r w:rsidR="00AD439B">
              <w:rPr>
                <w:noProof/>
                <w:webHidden/>
              </w:rPr>
              <w:tab/>
            </w:r>
            <w:r w:rsidR="00AD439B">
              <w:rPr>
                <w:noProof/>
                <w:webHidden/>
              </w:rPr>
              <w:fldChar w:fldCharType="begin"/>
            </w:r>
            <w:r w:rsidR="00AD439B">
              <w:rPr>
                <w:noProof/>
                <w:webHidden/>
              </w:rPr>
              <w:instrText xml:space="preserve"> PAGEREF _Toc431145046 \h </w:instrText>
            </w:r>
          </w:ins>
          <w:r w:rsidR="00AD439B">
            <w:rPr>
              <w:noProof/>
              <w:webHidden/>
            </w:rPr>
          </w:r>
          <w:r w:rsidR="00AD439B">
            <w:rPr>
              <w:noProof/>
              <w:webHidden/>
            </w:rPr>
            <w:fldChar w:fldCharType="separate"/>
          </w:r>
          <w:ins w:id="2" w:author="Glen Riden" w:date="2015-09-27T19:21:00Z">
            <w:r w:rsidR="00AD439B">
              <w:rPr>
                <w:noProof/>
                <w:webHidden/>
              </w:rPr>
              <w:t>1</w:t>
            </w:r>
            <w:r w:rsidR="00AD439B">
              <w:rPr>
                <w:noProof/>
                <w:webHidden/>
              </w:rPr>
              <w:fldChar w:fldCharType="end"/>
            </w:r>
            <w:r w:rsidR="00AD439B" w:rsidRPr="00E926B3">
              <w:rPr>
                <w:rStyle w:val="Hyperlink"/>
                <w:noProof/>
              </w:rPr>
              <w:fldChar w:fldCharType="end"/>
            </w:r>
          </w:ins>
        </w:p>
        <w:p w14:paraId="0B0EE22B" w14:textId="77777777" w:rsidR="00AD439B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3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"_Toc431145047"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_Toc431145047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" w:author="Glen Riden" w:date="2015-09-27T19:21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550731FC" w14:textId="77777777" w:rsidR="00AD439B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6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7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"_Toc431145048"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_Toc431145048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" w:author="Glen Riden" w:date="2015-09-27T19:21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10156A64" w14:textId="77777777" w:rsidR="00AD439B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9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0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"_Toc431145049"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Definitions, Acronyms,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_Toc431145049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" w:author="Glen Riden" w:date="2015-09-27T19:21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209F29A4" w14:textId="77777777" w:rsidR="00AD439B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12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3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"_Toc431145050"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_Toc431145050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4" w:author="Glen Riden" w:date="2015-09-27T19:21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150D2B9B" w14:textId="77777777" w:rsidR="00AD439B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15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6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"_Toc431145051"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_Toc431145051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7" w:author="Glen Riden" w:date="2015-09-27T19:21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354EA789" w14:textId="77777777" w:rsidR="00AD439B" w:rsidRDefault="00AD439B">
          <w:pPr>
            <w:pStyle w:val="TOC1"/>
            <w:tabs>
              <w:tab w:val="left" w:pos="480"/>
              <w:tab w:val="right" w:leader="dot" w:pos="9350"/>
            </w:tabs>
            <w:rPr>
              <w:ins w:id="18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9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"_Toc431145052"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_Toc431145052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0" w:author="Glen Riden" w:date="2015-09-27T19:21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257DFE86" w14:textId="77777777" w:rsidR="00AD439B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21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2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"_Toc431145054"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_Toc431145054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3" w:author="Glen Riden" w:date="2015-09-27T19:21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6D9A26A8" w14:textId="77777777" w:rsidR="00AD439B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24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5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"_Toc431145055"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Product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_Toc431145055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6" w:author="Glen Riden" w:date="2015-09-27T19:21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4DC9DBEA" w14:textId="77777777" w:rsidR="00AD439B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27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8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"_Toc431145056"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_Toc431145056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9" w:author="Glen Riden" w:date="2015-09-27T19:21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5406749A" w14:textId="77777777" w:rsidR="00AD439B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30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31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"_Toc431145057"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_Toc431145057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2" w:author="Glen Riden" w:date="2015-09-27T19:21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16B4148F" w14:textId="77777777" w:rsidR="00AD439B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33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34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"_Toc431145058"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_Toc431145058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5" w:author="Glen Riden" w:date="2015-09-27T19:21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158578E9" w14:textId="77777777" w:rsidR="00AD439B" w:rsidRDefault="00AD439B">
          <w:pPr>
            <w:pStyle w:val="TOC1"/>
            <w:tabs>
              <w:tab w:val="left" w:pos="480"/>
              <w:tab w:val="right" w:leader="dot" w:pos="9350"/>
            </w:tabs>
            <w:rPr>
              <w:ins w:id="36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37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"_Toc431145059"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Specific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_Toc431145059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8" w:author="Glen Riden" w:date="2015-09-27T19:21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3C7C36A5" w14:textId="77777777" w:rsidR="00AD439B" w:rsidRDefault="00AD439B">
          <w:pPr>
            <w:pStyle w:val="TOC2"/>
            <w:tabs>
              <w:tab w:val="left" w:pos="660"/>
              <w:tab w:val="right" w:leader="dot" w:pos="9350"/>
            </w:tabs>
            <w:rPr>
              <w:ins w:id="39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0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"_Toc431145061"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_Toc431145061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1" w:author="Glen Riden" w:date="2015-09-27T19:21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04493408" w14:textId="77777777" w:rsidR="00AD439B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42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3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"_Toc431145062"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6B3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_Toc431145062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4" w:author="Glen Riden" w:date="2015-09-27T19:21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075DD374" w14:textId="77777777" w:rsidR="00AD439B" w:rsidRDefault="00AD439B">
          <w:pPr>
            <w:pStyle w:val="TOC1"/>
            <w:tabs>
              <w:tab w:val="right" w:leader="dot" w:pos="9350"/>
            </w:tabs>
            <w:rPr>
              <w:ins w:id="45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6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"_Toc431145063"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Appendix A: Use Case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_Toc431145063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7" w:author="Glen Riden" w:date="2015-09-27T19:21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3585B3A0" w14:textId="77777777" w:rsidR="00AD439B" w:rsidRDefault="00AD439B">
          <w:pPr>
            <w:pStyle w:val="TOC1"/>
            <w:tabs>
              <w:tab w:val="right" w:leader="dot" w:pos="9350"/>
            </w:tabs>
            <w:rPr>
              <w:ins w:id="48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9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"_Toc431145064"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Appendix A: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_Toc431145064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0" w:author="Glen Riden" w:date="2015-09-27T19:21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6548DA96" w14:textId="77777777" w:rsidR="00AD439B" w:rsidRDefault="00AD439B">
          <w:pPr>
            <w:pStyle w:val="TOC1"/>
            <w:tabs>
              <w:tab w:val="right" w:leader="dot" w:pos="9350"/>
            </w:tabs>
            <w:rPr>
              <w:ins w:id="51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52" w:author="Glen Riden" w:date="2015-09-27T19:21:00Z">
            <w:r w:rsidRPr="00E926B3">
              <w:rPr>
                <w:rStyle w:val="Hyperlink"/>
                <w:noProof/>
              </w:rPr>
              <w:fldChar w:fldCharType="begin"/>
            </w:r>
            <w:r w:rsidRPr="00E926B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"_Toc431145065"</w:instrText>
            </w:r>
            <w:r w:rsidRPr="00E926B3">
              <w:rPr>
                <w:rStyle w:val="Hyperlink"/>
                <w:noProof/>
              </w:rPr>
              <w:instrText xml:space="preserve"> </w:instrText>
            </w:r>
            <w:r w:rsidRPr="00E926B3">
              <w:rPr>
                <w:rStyle w:val="Hyperlink"/>
                <w:noProof/>
              </w:rPr>
              <w:fldChar w:fldCharType="separate"/>
            </w:r>
            <w:r w:rsidRPr="00E926B3">
              <w:rPr>
                <w:rStyle w:val="Hyperlink"/>
                <w:noProof/>
              </w:rPr>
              <w:t>Appendix B: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_Toc431145065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3" w:author="Glen Riden" w:date="2015-09-27T19:21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E926B3">
              <w:rPr>
                <w:rStyle w:val="Hyperlink"/>
                <w:noProof/>
              </w:rPr>
              <w:fldChar w:fldCharType="end"/>
            </w:r>
          </w:ins>
        </w:p>
        <w:p w14:paraId="56C93187" w14:textId="77777777" w:rsidR="00E601FD" w:rsidDel="00AD439B" w:rsidRDefault="00E601FD">
          <w:pPr>
            <w:pStyle w:val="TOC1"/>
            <w:tabs>
              <w:tab w:val="left" w:pos="480"/>
              <w:tab w:val="right" w:leader="dot" w:pos="9350"/>
            </w:tabs>
            <w:rPr>
              <w:del w:id="54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55" w:author="Glen Riden" w:date="2015-09-27T19:21:00Z">
            <w:r w:rsidRPr="00AD439B" w:rsidDel="00AD439B">
              <w:rPr>
                <w:rPrChange w:id="56" w:author="Glen Riden" w:date="2015-09-27T19:21:00Z">
                  <w:rPr>
                    <w:rStyle w:val="Hyperlink"/>
                    <w:noProof/>
                  </w:rPr>
                </w:rPrChange>
              </w:rPr>
              <w:delText>1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57" w:author="Glen Riden" w:date="2015-09-27T19:21:00Z">
                  <w:rPr>
                    <w:rStyle w:val="Hyperlink"/>
                    <w:noProof/>
                  </w:rPr>
                </w:rPrChange>
              </w:rPr>
              <w:delText>Introduction</w:delText>
            </w:r>
            <w:r w:rsidDel="00AD439B">
              <w:rPr>
                <w:noProof/>
                <w:webHidden/>
              </w:rPr>
              <w:tab/>
              <w:delText>1</w:delText>
            </w:r>
          </w:del>
        </w:p>
        <w:p w14:paraId="7F7DEF37" w14:textId="77777777" w:rsidR="00E601FD" w:rsidDel="00AD439B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58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59" w:author="Glen Riden" w:date="2015-09-27T19:21:00Z">
            <w:r w:rsidRPr="00AD439B" w:rsidDel="00AD439B">
              <w:rPr>
                <w:rPrChange w:id="60" w:author="Glen Riden" w:date="2015-09-27T19:21:00Z">
                  <w:rPr>
                    <w:rStyle w:val="Hyperlink"/>
                    <w:noProof/>
                  </w:rPr>
                </w:rPrChange>
              </w:rPr>
              <w:delText>1.1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61" w:author="Glen Riden" w:date="2015-09-27T19:21:00Z">
                  <w:rPr>
                    <w:rStyle w:val="Hyperlink"/>
                    <w:noProof/>
                  </w:rPr>
                </w:rPrChange>
              </w:rPr>
              <w:delText>Purpose</w:delText>
            </w:r>
            <w:r w:rsidDel="00AD439B">
              <w:rPr>
                <w:noProof/>
                <w:webHidden/>
              </w:rPr>
              <w:tab/>
              <w:delText>1</w:delText>
            </w:r>
          </w:del>
        </w:p>
        <w:p w14:paraId="1D4F15C1" w14:textId="77777777" w:rsidR="00E601FD" w:rsidDel="00AD439B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62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3" w:author="Glen Riden" w:date="2015-09-27T19:21:00Z">
            <w:r w:rsidRPr="00AD439B" w:rsidDel="00AD439B">
              <w:rPr>
                <w:rPrChange w:id="64" w:author="Glen Riden" w:date="2015-09-27T19:21:00Z">
                  <w:rPr>
                    <w:rStyle w:val="Hyperlink"/>
                    <w:noProof/>
                  </w:rPr>
                </w:rPrChange>
              </w:rPr>
              <w:delText>1.2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65" w:author="Glen Riden" w:date="2015-09-27T19:21:00Z">
                  <w:rPr>
                    <w:rStyle w:val="Hyperlink"/>
                    <w:noProof/>
                  </w:rPr>
                </w:rPrChange>
              </w:rPr>
              <w:delText>Scope</w:delText>
            </w:r>
            <w:r w:rsidDel="00AD439B">
              <w:rPr>
                <w:noProof/>
                <w:webHidden/>
              </w:rPr>
              <w:tab/>
              <w:delText>1</w:delText>
            </w:r>
          </w:del>
        </w:p>
        <w:p w14:paraId="7E0261DB" w14:textId="77777777" w:rsidR="00E601FD" w:rsidDel="00AD439B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66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7" w:author="Glen Riden" w:date="2015-09-27T19:21:00Z">
            <w:r w:rsidRPr="00AD439B" w:rsidDel="00AD439B">
              <w:rPr>
                <w:rPrChange w:id="68" w:author="Glen Riden" w:date="2015-09-27T19:21:00Z">
                  <w:rPr>
                    <w:rStyle w:val="Hyperlink"/>
                    <w:noProof/>
                  </w:rPr>
                </w:rPrChange>
              </w:rPr>
              <w:delText>1.3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69" w:author="Glen Riden" w:date="2015-09-27T19:21:00Z">
                  <w:rPr>
                    <w:rStyle w:val="Hyperlink"/>
                    <w:noProof/>
                  </w:rPr>
                </w:rPrChange>
              </w:rPr>
              <w:delText>Definitions, Acronyms, and Abbreviations</w:delText>
            </w:r>
            <w:r w:rsidDel="00AD439B">
              <w:rPr>
                <w:noProof/>
                <w:webHidden/>
              </w:rPr>
              <w:tab/>
              <w:delText>2</w:delText>
            </w:r>
          </w:del>
        </w:p>
        <w:p w14:paraId="3C70F91B" w14:textId="77777777" w:rsidR="00E601FD" w:rsidDel="00AD439B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70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1" w:author="Glen Riden" w:date="2015-09-27T19:21:00Z">
            <w:r w:rsidRPr="00AD439B" w:rsidDel="00AD439B">
              <w:rPr>
                <w:rPrChange w:id="72" w:author="Glen Riden" w:date="2015-09-27T19:21:00Z">
                  <w:rPr>
                    <w:rStyle w:val="Hyperlink"/>
                    <w:noProof/>
                  </w:rPr>
                </w:rPrChange>
              </w:rPr>
              <w:delText>1.4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73" w:author="Glen Riden" w:date="2015-09-27T19:21:00Z">
                  <w:rPr>
                    <w:rStyle w:val="Hyperlink"/>
                    <w:noProof/>
                  </w:rPr>
                </w:rPrChange>
              </w:rPr>
              <w:delText>References</w:delText>
            </w:r>
            <w:r w:rsidDel="00AD439B">
              <w:rPr>
                <w:noProof/>
                <w:webHidden/>
              </w:rPr>
              <w:tab/>
              <w:delText>2</w:delText>
            </w:r>
          </w:del>
        </w:p>
        <w:p w14:paraId="55116609" w14:textId="77777777" w:rsidR="00E601FD" w:rsidDel="00AD439B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74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5" w:author="Glen Riden" w:date="2015-09-27T19:21:00Z">
            <w:r w:rsidRPr="00AD439B" w:rsidDel="00AD439B">
              <w:rPr>
                <w:rPrChange w:id="76" w:author="Glen Riden" w:date="2015-09-27T19:21:00Z">
                  <w:rPr>
                    <w:rStyle w:val="Hyperlink"/>
                    <w:noProof/>
                  </w:rPr>
                </w:rPrChange>
              </w:rPr>
              <w:delText>1.5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77" w:author="Glen Riden" w:date="2015-09-27T19:21:00Z">
                  <w:rPr>
                    <w:rStyle w:val="Hyperlink"/>
                    <w:noProof/>
                  </w:rPr>
                </w:rPrChange>
              </w:rPr>
              <w:delText>Overview</w:delText>
            </w:r>
            <w:r w:rsidDel="00AD439B">
              <w:rPr>
                <w:noProof/>
                <w:webHidden/>
              </w:rPr>
              <w:tab/>
              <w:delText>2</w:delText>
            </w:r>
          </w:del>
        </w:p>
        <w:p w14:paraId="17845052" w14:textId="77777777" w:rsidR="00E601FD" w:rsidDel="00AD439B" w:rsidRDefault="00E601FD">
          <w:pPr>
            <w:pStyle w:val="TOC1"/>
            <w:tabs>
              <w:tab w:val="left" w:pos="480"/>
              <w:tab w:val="right" w:leader="dot" w:pos="9350"/>
            </w:tabs>
            <w:rPr>
              <w:del w:id="78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9" w:author="Glen Riden" w:date="2015-09-27T19:21:00Z">
            <w:r w:rsidRPr="00AD439B" w:rsidDel="00AD439B">
              <w:rPr>
                <w:rPrChange w:id="80" w:author="Glen Riden" w:date="2015-09-27T19:21:00Z">
                  <w:rPr>
                    <w:rStyle w:val="Hyperlink"/>
                    <w:noProof/>
                  </w:rPr>
                </w:rPrChange>
              </w:rPr>
              <w:delText>2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81" w:author="Glen Riden" w:date="2015-09-27T19:21:00Z">
                  <w:rPr>
                    <w:rStyle w:val="Hyperlink"/>
                    <w:noProof/>
                  </w:rPr>
                </w:rPrChange>
              </w:rPr>
              <w:delText>Overall Description</w:delText>
            </w:r>
            <w:r w:rsidDel="00AD439B">
              <w:rPr>
                <w:noProof/>
                <w:webHidden/>
              </w:rPr>
              <w:tab/>
              <w:delText>2</w:delText>
            </w:r>
          </w:del>
        </w:p>
        <w:p w14:paraId="4A0A2697" w14:textId="77777777" w:rsidR="00E601FD" w:rsidDel="00AD439B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82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83" w:author="Glen Riden" w:date="2015-09-27T19:21:00Z">
            <w:r w:rsidRPr="00AD439B" w:rsidDel="00AD439B">
              <w:rPr>
                <w:rPrChange w:id="84" w:author="Glen Riden" w:date="2015-09-27T19:21:00Z">
                  <w:rPr>
                    <w:rStyle w:val="Hyperlink"/>
                    <w:noProof/>
                  </w:rPr>
                </w:rPrChange>
              </w:rPr>
              <w:delText>2.1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85" w:author="Glen Riden" w:date="2015-09-27T19:21:00Z">
                  <w:rPr>
                    <w:rStyle w:val="Hyperlink"/>
                    <w:noProof/>
                  </w:rPr>
                </w:rPrChange>
              </w:rPr>
              <w:delText>Product Perspective</w:delText>
            </w:r>
            <w:r w:rsidDel="00AD439B">
              <w:rPr>
                <w:noProof/>
                <w:webHidden/>
              </w:rPr>
              <w:tab/>
              <w:delText>2</w:delText>
            </w:r>
          </w:del>
        </w:p>
        <w:p w14:paraId="02774FAB" w14:textId="77777777" w:rsidR="00E601FD" w:rsidDel="00AD439B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86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87" w:author="Glen Riden" w:date="2015-09-27T19:21:00Z">
            <w:r w:rsidRPr="00AD439B" w:rsidDel="00AD439B">
              <w:rPr>
                <w:rPrChange w:id="88" w:author="Glen Riden" w:date="2015-09-27T19:21:00Z">
                  <w:rPr>
                    <w:rStyle w:val="Hyperlink"/>
                    <w:noProof/>
                  </w:rPr>
                </w:rPrChange>
              </w:rPr>
              <w:delText>2.2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89" w:author="Glen Riden" w:date="2015-09-27T19:21:00Z">
                  <w:rPr>
                    <w:rStyle w:val="Hyperlink"/>
                    <w:noProof/>
                  </w:rPr>
                </w:rPrChange>
              </w:rPr>
              <w:delText>Product Functions</w:delText>
            </w:r>
            <w:r w:rsidDel="00AD439B">
              <w:rPr>
                <w:noProof/>
                <w:webHidden/>
              </w:rPr>
              <w:tab/>
              <w:delText>2</w:delText>
            </w:r>
          </w:del>
        </w:p>
        <w:p w14:paraId="3637FA4F" w14:textId="77777777" w:rsidR="00E601FD" w:rsidDel="00AD439B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90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91" w:author="Glen Riden" w:date="2015-09-27T19:21:00Z">
            <w:r w:rsidRPr="00AD439B" w:rsidDel="00AD439B">
              <w:rPr>
                <w:rPrChange w:id="92" w:author="Glen Riden" w:date="2015-09-27T19:21:00Z">
                  <w:rPr>
                    <w:rStyle w:val="Hyperlink"/>
                    <w:noProof/>
                  </w:rPr>
                </w:rPrChange>
              </w:rPr>
              <w:delText>2.3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93" w:author="Glen Riden" w:date="2015-09-27T19:21:00Z">
                  <w:rPr>
                    <w:rStyle w:val="Hyperlink"/>
                    <w:noProof/>
                  </w:rPr>
                </w:rPrChange>
              </w:rPr>
              <w:delText>User Characteristics</w:delText>
            </w:r>
            <w:r w:rsidDel="00AD439B">
              <w:rPr>
                <w:noProof/>
                <w:webHidden/>
              </w:rPr>
              <w:tab/>
              <w:delText>2</w:delText>
            </w:r>
          </w:del>
        </w:p>
        <w:p w14:paraId="1C8A8278" w14:textId="77777777" w:rsidR="00E601FD" w:rsidDel="00AD439B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94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95" w:author="Glen Riden" w:date="2015-09-27T19:21:00Z">
            <w:r w:rsidRPr="00AD439B" w:rsidDel="00AD439B">
              <w:rPr>
                <w:rPrChange w:id="96" w:author="Glen Riden" w:date="2015-09-27T19:21:00Z">
                  <w:rPr>
                    <w:rStyle w:val="Hyperlink"/>
                    <w:noProof/>
                  </w:rPr>
                </w:rPrChange>
              </w:rPr>
              <w:delText>2.4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97" w:author="Glen Riden" w:date="2015-09-27T19:21:00Z">
                  <w:rPr>
                    <w:rStyle w:val="Hyperlink"/>
                    <w:noProof/>
                  </w:rPr>
                </w:rPrChange>
              </w:rPr>
              <w:delText>Constraints</w:delText>
            </w:r>
            <w:r w:rsidDel="00AD439B">
              <w:rPr>
                <w:noProof/>
                <w:webHidden/>
              </w:rPr>
              <w:tab/>
              <w:delText>2</w:delText>
            </w:r>
          </w:del>
        </w:p>
        <w:p w14:paraId="08BBF0F1" w14:textId="77777777" w:rsidR="00E601FD" w:rsidDel="00AD439B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98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99" w:author="Glen Riden" w:date="2015-09-27T19:21:00Z">
            <w:r w:rsidRPr="00AD439B" w:rsidDel="00AD439B">
              <w:rPr>
                <w:rPrChange w:id="100" w:author="Glen Riden" w:date="2015-09-27T19:21:00Z">
                  <w:rPr>
                    <w:rStyle w:val="Hyperlink"/>
                    <w:noProof/>
                  </w:rPr>
                </w:rPrChange>
              </w:rPr>
              <w:delText>2.5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101" w:author="Glen Riden" w:date="2015-09-27T19:21:00Z">
                  <w:rPr>
                    <w:rStyle w:val="Hyperlink"/>
                    <w:noProof/>
                  </w:rPr>
                </w:rPrChange>
              </w:rPr>
              <w:delText>Assumptions and Dependencies</w:delText>
            </w:r>
            <w:r w:rsidDel="00AD439B">
              <w:rPr>
                <w:noProof/>
                <w:webHidden/>
              </w:rPr>
              <w:tab/>
              <w:delText>2</w:delText>
            </w:r>
          </w:del>
        </w:p>
        <w:p w14:paraId="2D16FBA2" w14:textId="77777777" w:rsidR="00E601FD" w:rsidDel="00AD439B" w:rsidRDefault="00E601FD">
          <w:pPr>
            <w:pStyle w:val="TOC1"/>
            <w:tabs>
              <w:tab w:val="left" w:pos="480"/>
              <w:tab w:val="right" w:leader="dot" w:pos="9350"/>
            </w:tabs>
            <w:rPr>
              <w:del w:id="102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03" w:author="Glen Riden" w:date="2015-09-27T19:21:00Z">
            <w:r w:rsidRPr="00AD439B" w:rsidDel="00AD439B">
              <w:rPr>
                <w:rPrChange w:id="104" w:author="Glen Riden" w:date="2015-09-27T19:21:00Z">
                  <w:rPr>
                    <w:rStyle w:val="Hyperlink"/>
                    <w:noProof/>
                  </w:rPr>
                </w:rPrChange>
              </w:rPr>
              <w:delText>3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105" w:author="Glen Riden" w:date="2015-09-27T19:21:00Z">
                  <w:rPr>
                    <w:rStyle w:val="Hyperlink"/>
                    <w:noProof/>
                  </w:rPr>
                </w:rPrChange>
              </w:rPr>
              <w:delText>Specific Requirements</w:delText>
            </w:r>
            <w:r w:rsidDel="00AD439B">
              <w:rPr>
                <w:noProof/>
                <w:webHidden/>
              </w:rPr>
              <w:tab/>
              <w:delText>3</w:delText>
            </w:r>
          </w:del>
        </w:p>
        <w:p w14:paraId="65C04486" w14:textId="77777777" w:rsidR="00E601FD" w:rsidDel="00AD439B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106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07" w:author="Glen Riden" w:date="2015-09-27T19:21:00Z">
            <w:r w:rsidRPr="00AD439B" w:rsidDel="00AD439B">
              <w:rPr>
                <w:rPrChange w:id="108" w:author="Glen Riden" w:date="2015-09-27T19:21:00Z">
                  <w:rPr>
                    <w:rStyle w:val="Hyperlink"/>
                    <w:noProof/>
                  </w:rPr>
                </w:rPrChange>
              </w:rPr>
              <w:delText>3.1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109" w:author="Glen Riden" w:date="2015-09-27T19:21:00Z">
                  <w:rPr>
                    <w:rStyle w:val="Hyperlink"/>
                    <w:noProof/>
                  </w:rPr>
                </w:rPrChange>
              </w:rPr>
              <w:delText>Functional Requirements</w:delText>
            </w:r>
            <w:r w:rsidDel="00AD439B">
              <w:rPr>
                <w:noProof/>
                <w:webHidden/>
              </w:rPr>
              <w:tab/>
              <w:delText>3</w:delText>
            </w:r>
          </w:del>
        </w:p>
        <w:p w14:paraId="1C11BE3F" w14:textId="77777777" w:rsidR="00E601FD" w:rsidDel="00AD439B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110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11" w:author="Glen Riden" w:date="2015-09-27T19:21:00Z">
            <w:r w:rsidRPr="00AD439B" w:rsidDel="00AD439B">
              <w:rPr>
                <w:rPrChange w:id="112" w:author="Glen Riden" w:date="2015-09-27T19:21:00Z">
                  <w:rPr>
                    <w:rStyle w:val="Hyperlink"/>
                    <w:noProof/>
                  </w:rPr>
                </w:rPrChange>
              </w:rPr>
              <w:delText>3.2</w:delText>
            </w:r>
            <w:r w:rsidDel="00AD439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AD439B">
              <w:rPr>
                <w:rPrChange w:id="113" w:author="Glen Riden" w:date="2015-09-27T19:21:00Z">
                  <w:rPr>
                    <w:rStyle w:val="Hyperlink"/>
                    <w:noProof/>
                  </w:rPr>
                </w:rPrChange>
              </w:rPr>
              <w:delText>Non-Functional Requirements</w:delText>
            </w:r>
            <w:r w:rsidDel="00AD439B">
              <w:rPr>
                <w:noProof/>
                <w:webHidden/>
              </w:rPr>
              <w:tab/>
              <w:delText>5</w:delText>
            </w:r>
          </w:del>
        </w:p>
        <w:p w14:paraId="6FBC2A23" w14:textId="77777777" w:rsidR="00E601FD" w:rsidDel="00AD439B" w:rsidRDefault="00E601FD">
          <w:pPr>
            <w:pStyle w:val="TOC1"/>
            <w:tabs>
              <w:tab w:val="right" w:leader="dot" w:pos="9350"/>
            </w:tabs>
            <w:rPr>
              <w:del w:id="114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15" w:author="Glen Riden" w:date="2015-09-27T19:21:00Z">
            <w:r w:rsidRPr="00AD439B" w:rsidDel="00AD439B">
              <w:rPr>
                <w:rPrChange w:id="116" w:author="Glen Riden" w:date="2015-09-27T19:21:00Z">
                  <w:rPr>
                    <w:rStyle w:val="Hyperlink"/>
                    <w:noProof/>
                  </w:rPr>
                </w:rPrChange>
              </w:rPr>
              <w:delText>Appendix A: Use Cases</w:delText>
            </w:r>
            <w:r w:rsidDel="00AD439B">
              <w:rPr>
                <w:noProof/>
                <w:webHidden/>
              </w:rPr>
              <w:tab/>
              <w:delText>6</w:delText>
            </w:r>
          </w:del>
        </w:p>
        <w:p w14:paraId="20A963D9" w14:textId="77777777" w:rsidR="00E601FD" w:rsidDel="00AD439B" w:rsidRDefault="00E601FD">
          <w:pPr>
            <w:pStyle w:val="TOC1"/>
            <w:tabs>
              <w:tab w:val="right" w:leader="dot" w:pos="9350"/>
            </w:tabs>
            <w:rPr>
              <w:del w:id="117" w:author="Glen Riden" w:date="2015-09-27T19:21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18" w:author="Glen Riden" w:date="2015-09-27T19:21:00Z">
            <w:r w:rsidRPr="00AD439B" w:rsidDel="00AD439B">
              <w:rPr>
                <w:rPrChange w:id="119" w:author="Glen Riden" w:date="2015-09-27T19:21:00Z">
                  <w:rPr>
                    <w:rStyle w:val="Hyperlink"/>
                    <w:noProof/>
                  </w:rPr>
                </w:rPrChange>
              </w:rPr>
              <w:delText>Appendix B: Sequence Diagrams</w:delText>
            </w:r>
            <w:r w:rsidDel="00AD439B">
              <w:rPr>
                <w:noProof/>
                <w:webHidden/>
              </w:rPr>
              <w:tab/>
              <w:delText>8</w:delText>
            </w:r>
          </w:del>
        </w:p>
        <w:p w14:paraId="1D683B4C" w14:textId="77777777" w:rsidR="006D454F" w:rsidRDefault="006D454F">
          <w:r>
            <w:rPr>
              <w:b/>
              <w:bCs/>
              <w:noProof/>
            </w:rPr>
            <w:fldChar w:fldCharType="end"/>
          </w:r>
        </w:p>
      </w:sdtContent>
    </w:sdt>
    <w:p w14:paraId="42B7A6AE" w14:textId="77777777" w:rsidR="00456C08" w:rsidRDefault="0095396F">
      <w:pPr>
        <w:sectPr w:rsidR="00456C08" w:rsidSect="00AD439B">
          <w:headerReference w:type="default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pgNumType w:fmt="lowerRoman" w:start="0"/>
          <w:cols w:space="720"/>
          <w:titlePg/>
          <w:docGrid w:linePitch="360"/>
        </w:sectPr>
      </w:pPr>
      <w:r>
        <w:br w:type="page"/>
      </w:r>
    </w:p>
    <w:p w14:paraId="1A823369" w14:textId="77777777" w:rsidR="009E38D1" w:rsidRDefault="009E38D1" w:rsidP="002618EE">
      <w:pPr>
        <w:pStyle w:val="Title"/>
      </w:pPr>
      <w:r>
        <w:lastRenderedPageBreak/>
        <w:t>Requirements Specification</w:t>
      </w:r>
    </w:p>
    <w:p w14:paraId="0FFB0097" w14:textId="77777777" w:rsidR="001B55DA" w:rsidRPr="001B55DA" w:rsidRDefault="00002059" w:rsidP="001B55DA">
      <w:pPr>
        <w:pStyle w:val="Heading1"/>
        <w:spacing w:after="200" w:line="360" w:lineRule="auto"/>
      </w:pPr>
      <w:bookmarkStart w:id="136" w:name="_Toc431145046"/>
      <w:r>
        <w:t>Introduction</w:t>
      </w:r>
      <w:bookmarkEnd w:id="136"/>
    </w:p>
    <w:p w14:paraId="2B52523C" w14:textId="77777777" w:rsidR="00F1310B" w:rsidRPr="00F1310B" w:rsidRDefault="00F1310B" w:rsidP="002618EE">
      <w:pPr>
        <w:pStyle w:val="Heading2"/>
        <w:spacing w:line="360" w:lineRule="auto"/>
      </w:pPr>
      <w:bookmarkStart w:id="137" w:name="_Toc431145047"/>
      <w:r w:rsidRPr="00F1310B">
        <w:t>Purpose</w:t>
      </w:r>
      <w:bookmarkEnd w:id="137"/>
    </w:p>
    <w:p w14:paraId="1029962D" w14:textId="77777777" w:rsidR="00AC73E6" w:rsidRDefault="00CD0C85" w:rsidP="00CD0C85">
      <w:r w:rsidRPr="00CD0C85">
        <w:t xml:space="preserve">The purpose of this document is to define the </w:t>
      </w:r>
      <w:r>
        <w:t xml:space="preserve">software </w:t>
      </w:r>
      <w:r w:rsidRPr="00CD0C85">
        <w:t xml:space="preserve">requirements specification for </w:t>
      </w:r>
      <w:r>
        <w:t xml:space="preserve">Wearable Medical Device software projects. </w:t>
      </w:r>
      <w:r w:rsidRPr="00CD0C85">
        <w:t xml:space="preserve"> In addition, this document describes the scope, design constraints, and interfaces of the system. The intended audience for this document includes </w:t>
      </w:r>
      <w:r>
        <w:t>system developers, testers, customers, and any other stakeholders</w:t>
      </w:r>
      <w:r w:rsidRPr="00CD0C85">
        <w:t>.</w:t>
      </w:r>
    </w:p>
    <w:p w14:paraId="2672EFAD" w14:textId="77777777" w:rsidR="00CD0C85" w:rsidRPr="00CD0C85" w:rsidRDefault="00002059" w:rsidP="002618EE">
      <w:pPr>
        <w:pStyle w:val="Heading2"/>
      </w:pPr>
      <w:bookmarkStart w:id="138" w:name="_Toc431145048"/>
      <w:r>
        <w:t>Scope</w:t>
      </w:r>
      <w:bookmarkEnd w:id="138"/>
    </w:p>
    <w:p w14:paraId="22618396" w14:textId="77777777" w:rsidR="00CD0C85" w:rsidRDefault="00CD0C85" w:rsidP="00CD0C85">
      <w:r>
        <w:t xml:space="preserve">In the </w:t>
      </w:r>
      <w:r w:rsidRPr="00CD0C85">
        <w:t>sections below an overview</w:t>
      </w:r>
      <w:r>
        <w:t xml:space="preserve"> will be given for the two pieces of software that will be required to fulfill the requirements proposed by our customer.</w:t>
      </w:r>
    </w:p>
    <w:p w14:paraId="1201CCC3" w14:textId="77777777" w:rsidR="00CD0C85" w:rsidRDefault="00CD0C85" w:rsidP="002618EE">
      <w:pPr>
        <w:pStyle w:val="Heading3"/>
      </w:pPr>
      <w:r w:rsidRPr="00CD0C85">
        <w:t>Data Collection</w:t>
      </w:r>
    </w:p>
    <w:p w14:paraId="6A192250" w14:textId="77777777" w:rsidR="00CD0C85" w:rsidRPr="00CD0C85" w:rsidRDefault="009B6332" w:rsidP="00CD0C85">
      <w:r>
        <w:t xml:space="preserve">The data collection portion of this project will consist of the following.  There are </w:t>
      </w:r>
      <w:r w:rsidR="00002059">
        <w:t xml:space="preserve">two </w:t>
      </w:r>
      <w:r>
        <w:t xml:space="preserve">different medical devices </w:t>
      </w:r>
      <w:r w:rsidR="0055466E">
        <w:t xml:space="preserve">to be used for this project </w:t>
      </w:r>
      <w:r>
        <w:t xml:space="preserve">that </w:t>
      </w:r>
      <w:r w:rsidR="0055466E">
        <w:t xml:space="preserve">record </w:t>
      </w:r>
      <w:r>
        <w:t xml:space="preserve">various types of data.  The data provided by these devices </w:t>
      </w:r>
      <w:r w:rsidR="001B55DA">
        <w:t>consist</w:t>
      </w:r>
      <w:r w:rsidR="00CA0E12">
        <w:t>s</w:t>
      </w:r>
      <w:r w:rsidR="001B55DA">
        <w:t xml:space="preserve"> of</w:t>
      </w:r>
      <w:r>
        <w:t xml:space="preserve"> different</w:t>
      </w:r>
      <w:r w:rsidR="00080527">
        <w:t xml:space="preserve"> file</w:t>
      </w:r>
      <w:r>
        <w:t xml:space="preserve"> formats, and the data is different from device to device.  </w:t>
      </w:r>
      <w:r w:rsidR="00113AAF">
        <w:t xml:space="preserve">The software will have to determine the contents of </w:t>
      </w:r>
      <w:r w:rsidR="00002059">
        <w:t xml:space="preserve">each </w:t>
      </w:r>
      <w:r w:rsidR="00113AAF">
        <w:t>file and how to process the</w:t>
      </w:r>
      <w:r w:rsidR="00002059">
        <w:t>m</w:t>
      </w:r>
      <w:r w:rsidR="00113AAF">
        <w:t xml:space="preserve">.  </w:t>
      </w:r>
      <w:r w:rsidR="001618E6">
        <w:t>Due to how long data transfers take to download the data from a device, t</w:t>
      </w:r>
      <w:r w:rsidR="001B55DA">
        <w:t xml:space="preserve">here may be a need </w:t>
      </w:r>
      <w:r w:rsidR="00080527">
        <w:t>to</w:t>
      </w:r>
      <w:r w:rsidR="001B55DA">
        <w:t xml:space="preserve"> convert</w:t>
      </w:r>
      <w:r w:rsidR="00080527">
        <w:t xml:space="preserve"> the data</w:t>
      </w:r>
      <w:r w:rsidR="001B55DA">
        <w:t xml:space="preserve"> from </w:t>
      </w:r>
      <w:r w:rsidR="0006295B">
        <w:t xml:space="preserve">a </w:t>
      </w:r>
      <w:r w:rsidR="001B55DA">
        <w:t>binary</w:t>
      </w:r>
      <w:r w:rsidR="0006295B">
        <w:t xml:space="preserve"> format</w:t>
      </w:r>
      <w:r w:rsidR="001618E6">
        <w:t xml:space="preserve"> to another format</w:t>
      </w:r>
      <w:r w:rsidR="001B55DA">
        <w:t xml:space="preserve"> in order to speed up the process of getting data off the device.  </w:t>
      </w:r>
      <w:r>
        <w:t>The software needs to able to take in files provided by the medical devices and be able to translate them in a way where the</w:t>
      </w:r>
      <w:r w:rsidR="0055466E">
        <w:t>y</w:t>
      </w:r>
      <w:r>
        <w:t xml:space="preserve"> can be stored </w:t>
      </w:r>
      <w:r w:rsidR="0055466E">
        <w:t xml:space="preserve">in </w:t>
      </w:r>
      <w:r>
        <w:t>a database.  The software needs to run in the background of a PC and wait for files that need to be processed.  The software will have to interact with a database</w:t>
      </w:r>
      <w:r w:rsidR="00875BC7">
        <w:t xml:space="preserve"> to insert the data that has been processed</w:t>
      </w:r>
      <w:r>
        <w:t xml:space="preserve"> in order for the data to be stored for later analysis.</w:t>
      </w:r>
      <w:r w:rsidR="00875BC7">
        <w:t xml:space="preserve">  </w:t>
      </w:r>
      <w:r w:rsidR="00080527">
        <w:t>The software should allow for some basic configuration such as designat</w:t>
      </w:r>
      <w:r w:rsidR="0006295B">
        <w:t>ing</w:t>
      </w:r>
      <w:r w:rsidR="00080527">
        <w:t xml:space="preserve"> a folder on the PC to be a listener.  Files moved or copied into this folder </w:t>
      </w:r>
      <w:r w:rsidR="0006295B">
        <w:t xml:space="preserve">will </w:t>
      </w:r>
      <w:r w:rsidR="00080527">
        <w:t xml:space="preserve">be processed by the software when </w:t>
      </w:r>
      <w:r w:rsidR="00113AAF">
        <w:t xml:space="preserve">they are added.  The software should have the ability to process multiple files if more than one </w:t>
      </w:r>
      <w:r w:rsidR="00AA2219">
        <w:t>is</w:t>
      </w:r>
      <w:r w:rsidR="00113AAF">
        <w:t xml:space="preserve"> placed into the processing folder at a time.</w:t>
      </w:r>
    </w:p>
    <w:p w14:paraId="61465038" w14:textId="77777777" w:rsidR="00CD0C85" w:rsidRDefault="00CD0C85">
      <w:pPr>
        <w:pStyle w:val="Heading3"/>
      </w:pPr>
      <w:r>
        <w:t>Data Analysis</w:t>
      </w:r>
    </w:p>
    <w:p w14:paraId="61806988" w14:textId="77777777" w:rsidR="00FA0A59" w:rsidRDefault="00AA2219" w:rsidP="001B55DA">
      <w:r>
        <w:t xml:space="preserve">Data analysis software needs to be created to analyze the data that is captured from the data collection tool mentioned above.  This piece of software will be a separate stand-alone </w:t>
      </w:r>
      <w:r w:rsidR="00002059">
        <w:t>web application.</w:t>
      </w:r>
      <w:r>
        <w:t xml:space="preserve"> </w:t>
      </w:r>
      <w:r w:rsidR="004E2607">
        <w:t>The software needs to perform data analysis over different intervals of time such as one week, one month, etc.  Ther</w:t>
      </w:r>
      <w:r w:rsidR="001618E6">
        <w:t>e</w:t>
      </w:r>
      <w:r w:rsidR="004E2607">
        <w:t xml:space="preserve"> will need to be some way to manage user access to the various </w:t>
      </w:r>
      <w:r w:rsidR="004E2607">
        <w:lastRenderedPageBreak/>
        <w:t xml:space="preserve">medical data that has been inserted into the database that this software will access.  </w:t>
      </w:r>
      <w:r w:rsidR="00FA0A59">
        <w:t>Below are some proposed data analysis ideas that can be incorporated into the project</w:t>
      </w:r>
      <w:r w:rsidR="0006295B">
        <w:t>.</w:t>
      </w:r>
    </w:p>
    <w:p w14:paraId="165D638C" w14:textId="77777777" w:rsidR="001B55DA" w:rsidRDefault="00FA0A59" w:rsidP="00FA0A59">
      <w:pPr>
        <w:pStyle w:val="ListParagraph"/>
        <w:numPr>
          <w:ilvl w:val="0"/>
          <w:numId w:val="6"/>
        </w:numPr>
      </w:pPr>
      <w:r>
        <w:t>Simple Moving Average</w:t>
      </w:r>
    </w:p>
    <w:p w14:paraId="17C09CDF" w14:textId="77777777" w:rsidR="00FA0A59" w:rsidRDefault="00FA0A59" w:rsidP="00FA0A59">
      <w:pPr>
        <w:pStyle w:val="ListParagraph"/>
        <w:numPr>
          <w:ilvl w:val="0"/>
          <w:numId w:val="6"/>
        </w:numPr>
      </w:pPr>
      <w:r>
        <w:t>Data correlation discovery between the multiple devices.</w:t>
      </w:r>
    </w:p>
    <w:p w14:paraId="534ED487" w14:textId="77777777" w:rsidR="00FA0A59" w:rsidRDefault="00FA0A59" w:rsidP="00FA0A59">
      <w:pPr>
        <w:pStyle w:val="ListParagraph"/>
        <w:numPr>
          <w:ilvl w:val="0"/>
          <w:numId w:val="6"/>
        </w:numPr>
      </w:pPr>
      <w:r>
        <w:t>Possib</w:t>
      </w:r>
      <w:r w:rsidR="006A2E3C">
        <w:t>ly determine</w:t>
      </w:r>
      <w:r>
        <w:t xml:space="preserve"> when an individua</w:t>
      </w:r>
      <w:r w:rsidR="006A2E3C">
        <w:t>l moves from walking to running or simply being able to identify the activities that were being performed while the data was being captured.</w:t>
      </w:r>
    </w:p>
    <w:p w14:paraId="123C1DC1" w14:textId="77777777" w:rsidR="006A2E3C" w:rsidRDefault="006A2E3C" w:rsidP="006A2E3C">
      <w:r>
        <w:t>The data analysis possibilities will likely not fully be realized until the project team understand</w:t>
      </w:r>
      <w:r w:rsidR="001618E6">
        <w:t xml:space="preserve">s </w:t>
      </w:r>
      <w:r>
        <w:t>the different types of data that are available.  Also</w:t>
      </w:r>
      <w:r w:rsidR="001618E6">
        <w:t>,</w:t>
      </w:r>
      <w:r>
        <w:t xml:space="preserve"> there will need to be collaboration with the customer for addition</w:t>
      </w:r>
      <w:r w:rsidR="001618E6">
        <w:t>s</w:t>
      </w:r>
      <w:r>
        <w:t xml:space="preserve"> or changes to the data measurements provided by this software.</w:t>
      </w:r>
      <w:r w:rsidR="00002059">
        <w:t xml:space="preserve">  The web application will have to have different levels of user access which will be defined later in this document.</w:t>
      </w:r>
    </w:p>
    <w:p w14:paraId="274E3F5E" w14:textId="77777777" w:rsidR="00CF6BE0" w:rsidRDefault="00002059" w:rsidP="002618EE">
      <w:pPr>
        <w:pStyle w:val="Heading2"/>
      </w:pPr>
      <w:bookmarkStart w:id="139" w:name="_Toc431145049"/>
      <w:r>
        <w:t>Definitions, Acronyms, and Abbreviations</w:t>
      </w:r>
      <w:bookmarkEnd w:id="139"/>
    </w:p>
    <w:p w14:paraId="7FE1D335" w14:textId="77777777" w:rsidR="00CF6BE0" w:rsidRPr="00CF6BE0" w:rsidRDefault="00CF6BE0"/>
    <w:p w14:paraId="1570A532" w14:textId="77777777" w:rsidR="00002059" w:rsidRDefault="00002059" w:rsidP="002618EE">
      <w:pPr>
        <w:pStyle w:val="Heading2"/>
      </w:pPr>
      <w:bookmarkStart w:id="140" w:name="_Toc431145050"/>
      <w:r>
        <w:t>References</w:t>
      </w:r>
      <w:bookmarkEnd w:id="140"/>
    </w:p>
    <w:p w14:paraId="1D7E3C45" w14:textId="77777777" w:rsidR="00CF6BE0" w:rsidRDefault="00CF6BE0" w:rsidP="00CF6BE0">
      <w:pPr>
        <w:pStyle w:val="ListParagraph"/>
        <w:widowControl w:val="0"/>
        <w:numPr>
          <w:ilvl w:val="0"/>
          <w:numId w:val="7"/>
        </w:numPr>
        <w:spacing w:after="0" w:line="240" w:lineRule="auto"/>
        <w:rPr>
          <w:ins w:id="141" w:author="Jimmy Duggan" w:date="2015-09-28T01:58:00Z"/>
        </w:rPr>
      </w:pPr>
      <w:r>
        <w:t>IEEE Recommended Practice for Software Requirements Specifications (</w:t>
      </w:r>
      <w:r w:rsidRPr="0039591E">
        <w:t>IEEE Std 830-1998</w:t>
      </w:r>
      <w:r>
        <w:t>)</w:t>
      </w:r>
    </w:p>
    <w:p w14:paraId="14D4F597" w14:textId="4F57CE4C" w:rsidR="001C7416" w:rsidRDefault="001C7416" w:rsidP="001C7416">
      <w:pPr>
        <w:pStyle w:val="ListParagraph"/>
        <w:widowControl w:val="0"/>
        <w:numPr>
          <w:ilvl w:val="0"/>
          <w:numId w:val="7"/>
        </w:numPr>
        <w:spacing w:after="0" w:line="240" w:lineRule="auto"/>
      </w:pPr>
      <w:ins w:id="142" w:author="Jimmy Duggan" w:date="2015-09-28T01:58:00Z">
        <w:r>
          <w:t>Microsoft Secure Passwords (</w:t>
        </w:r>
        <w:r w:rsidRPr="001C7416">
          <w:t>https://www.microsoft.com/security/pc-security/password-checker.aspx</w:t>
        </w:r>
        <w:r>
          <w:t>)</w:t>
        </w:r>
      </w:ins>
    </w:p>
    <w:p w14:paraId="0EDAD306" w14:textId="77777777" w:rsidR="00CF6BE0" w:rsidRDefault="00CF6BE0" w:rsidP="002618EE">
      <w:pPr>
        <w:pStyle w:val="ListParagraph"/>
        <w:widowControl w:val="0"/>
        <w:spacing w:after="0" w:line="240" w:lineRule="auto"/>
      </w:pPr>
    </w:p>
    <w:p w14:paraId="7BDE4A3E" w14:textId="77777777" w:rsidR="00CF6BE0" w:rsidRDefault="00CF6BE0" w:rsidP="002618EE">
      <w:pPr>
        <w:pStyle w:val="Heading2"/>
      </w:pPr>
      <w:bookmarkStart w:id="143" w:name="_Toc431145051"/>
      <w:r>
        <w:t>Overview</w:t>
      </w:r>
      <w:bookmarkEnd w:id="143"/>
    </w:p>
    <w:p w14:paraId="19D32E27" w14:textId="77777777" w:rsidR="00CF6BE0" w:rsidRDefault="00CF6BE0">
      <w:r w:rsidRPr="00CF6BE0">
        <w:t>The remainder of this requirements specification document addresses specific system requirements, constraints, and design specifications, as well as process plans and methods for the requirements specifications team.</w:t>
      </w:r>
    </w:p>
    <w:p w14:paraId="559E4AEF" w14:textId="77777777" w:rsidR="00CF6BE0" w:rsidRDefault="00CF6BE0" w:rsidP="002618EE">
      <w:pPr>
        <w:pStyle w:val="Heading1"/>
      </w:pPr>
      <w:bookmarkStart w:id="144" w:name="_Toc431145052"/>
      <w:r>
        <w:t>Overall Description</w:t>
      </w:r>
      <w:bookmarkEnd w:id="144"/>
    </w:p>
    <w:p w14:paraId="34AD9894" w14:textId="77777777" w:rsidR="00CF6BE0" w:rsidRPr="00CF6BE0" w:rsidRDefault="00CF6BE0" w:rsidP="00CF6BE0">
      <w:pPr>
        <w:pStyle w:val="ListParagraph"/>
        <w:numPr>
          <w:ilvl w:val="0"/>
          <w:numId w:val="4"/>
        </w:numPr>
        <w:outlineLvl w:val="1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145" w:name="_Toc430564285"/>
      <w:bookmarkStart w:id="146" w:name="_Toc430564338"/>
      <w:bookmarkStart w:id="147" w:name="_Toc430564615"/>
      <w:bookmarkStart w:id="148" w:name="_Toc431145053"/>
      <w:bookmarkEnd w:id="145"/>
      <w:bookmarkEnd w:id="146"/>
      <w:bookmarkEnd w:id="147"/>
      <w:bookmarkEnd w:id="148"/>
    </w:p>
    <w:p w14:paraId="02C332DF" w14:textId="77777777" w:rsidR="00CF6BE0" w:rsidRDefault="00CF6BE0" w:rsidP="002618EE">
      <w:pPr>
        <w:pStyle w:val="Heading2"/>
      </w:pPr>
      <w:bookmarkStart w:id="149" w:name="_Toc431145054"/>
      <w:r>
        <w:t>Product Perspective</w:t>
      </w:r>
      <w:bookmarkEnd w:id="149"/>
    </w:p>
    <w:p w14:paraId="158344F8" w14:textId="77777777" w:rsidR="00CF6BE0" w:rsidRDefault="00CF6BE0" w:rsidP="002618EE">
      <w:pPr>
        <w:pStyle w:val="Heading2"/>
      </w:pPr>
      <w:bookmarkStart w:id="150" w:name="_Toc431145055"/>
      <w:r>
        <w:t>Product Functions</w:t>
      </w:r>
      <w:bookmarkEnd w:id="150"/>
    </w:p>
    <w:p w14:paraId="67F99B29" w14:textId="77777777" w:rsidR="00CF6BE0" w:rsidRDefault="00CF6BE0" w:rsidP="002618EE">
      <w:pPr>
        <w:pStyle w:val="Heading2"/>
      </w:pPr>
      <w:bookmarkStart w:id="151" w:name="_Toc431145056"/>
      <w:r>
        <w:t>User Characteristics</w:t>
      </w:r>
      <w:bookmarkEnd w:id="151"/>
    </w:p>
    <w:p w14:paraId="6DC26628" w14:textId="77777777" w:rsidR="00CF6BE0" w:rsidRDefault="00CF6BE0" w:rsidP="002618EE">
      <w:pPr>
        <w:pStyle w:val="Heading2"/>
      </w:pPr>
      <w:bookmarkStart w:id="152" w:name="_Toc431145057"/>
      <w:r>
        <w:t>Constraints</w:t>
      </w:r>
      <w:bookmarkEnd w:id="152"/>
    </w:p>
    <w:p w14:paraId="55D60CCF" w14:textId="77777777" w:rsidR="00CF6BE0" w:rsidRDefault="00CF6BE0" w:rsidP="002618EE">
      <w:pPr>
        <w:pStyle w:val="Heading2"/>
      </w:pPr>
      <w:bookmarkStart w:id="153" w:name="_Toc431145058"/>
      <w:r>
        <w:t>Assumptions and Dependencies</w:t>
      </w:r>
      <w:bookmarkEnd w:id="153"/>
    </w:p>
    <w:p w14:paraId="0FB639D8" w14:textId="77777777" w:rsidR="00CF6BE0" w:rsidRDefault="00CF6BE0" w:rsidP="002618EE">
      <w:pPr>
        <w:pStyle w:val="Heading1"/>
      </w:pPr>
      <w:bookmarkStart w:id="154" w:name="_Toc431145059"/>
      <w:r>
        <w:lastRenderedPageBreak/>
        <w:t>Specific Requirements</w:t>
      </w:r>
      <w:bookmarkEnd w:id="154"/>
    </w:p>
    <w:p w14:paraId="5CD5C25F" w14:textId="77777777" w:rsidR="000162DE" w:rsidRPr="000162DE" w:rsidRDefault="000162DE" w:rsidP="000162DE">
      <w:pPr>
        <w:pStyle w:val="ListParagraph"/>
        <w:numPr>
          <w:ilvl w:val="0"/>
          <w:numId w:val="4"/>
        </w:numPr>
        <w:outlineLvl w:val="1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155" w:name="_Toc430564292"/>
      <w:bookmarkStart w:id="156" w:name="_Toc430564345"/>
      <w:bookmarkStart w:id="157" w:name="_Toc430564622"/>
      <w:bookmarkStart w:id="158" w:name="_Toc431145060"/>
      <w:bookmarkEnd w:id="155"/>
      <w:bookmarkEnd w:id="156"/>
      <w:bookmarkEnd w:id="157"/>
      <w:bookmarkEnd w:id="158"/>
    </w:p>
    <w:p w14:paraId="0F8EAB7A" w14:textId="1C552968" w:rsidR="00317594" w:rsidRDefault="000162DE">
      <w:pPr>
        <w:pStyle w:val="Heading2"/>
        <w:numPr>
          <w:ilvl w:val="0"/>
          <w:numId w:val="4"/>
        </w:numPr>
        <w:pPrChange w:id="159" w:author="Glen" w:date="2015-09-27T17:18:00Z">
          <w:pPr>
            <w:pStyle w:val="Heading2"/>
          </w:pPr>
        </w:pPrChange>
      </w:pPr>
      <w:bookmarkStart w:id="160" w:name="_Toc431145061"/>
      <w:r>
        <w:t>Functional Requirements</w:t>
      </w:r>
      <w:bookmarkEnd w:id="160"/>
      <w:del w:id="161" w:author="Glen" w:date="2015-09-27T17:18:00Z">
        <w:r w:rsidR="00317594" w:rsidDel="00FC632D">
          <w:tab/>
        </w:r>
      </w:del>
    </w:p>
    <w:p w14:paraId="6F552F8C" w14:textId="77777777" w:rsidR="00DE6F9D" w:rsidRDefault="00DE6F9D">
      <w:pPr>
        <w:pStyle w:val="Heading3"/>
        <w:numPr>
          <w:ilvl w:val="1"/>
          <w:numId w:val="4"/>
        </w:numPr>
        <w:pPrChange w:id="162" w:author="Glen" w:date="2015-09-27T17:18:00Z">
          <w:pPr>
            <w:pStyle w:val="Heading3"/>
          </w:pPr>
        </w:pPrChange>
      </w:pPr>
      <w:commentRangeStart w:id="163"/>
      <w:r w:rsidRPr="002618EE">
        <w:t>The system shall provide user authentication.</w:t>
      </w:r>
      <w:commentRangeEnd w:id="163"/>
      <w:r w:rsidR="00B83921">
        <w:rPr>
          <w:rStyle w:val="CommentReference"/>
          <w:rFonts w:eastAsiaTheme="minorHAnsi"/>
          <w:bCs w:val="0"/>
        </w:rPr>
        <w:commentReference w:id="163"/>
      </w:r>
    </w:p>
    <w:p w14:paraId="1EEF22B2" w14:textId="77777777" w:rsidR="001C7416" w:rsidRDefault="00DE6F9D" w:rsidP="002618EE">
      <w:pPr>
        <w:pStyle w:val="Heading4"/>
        <w:rPr>
          <w:ins w:id="164" w:author="Jimmy Duggan" w:date="2015-09-28T02:04:00Z"/>
        </w:rPr>
      </w:pPr>
      <w:r w:rsidRPr="002618EE">
        <w:t>The system shall require unique usernames for each registered user.</w:t>
      </w:r>
      <w:ins w:id="165" w:author="Admin" w:date="2015-09-27T16:50:00Z">
        <w:r w:rsidR="002618EE">
          <w:t xml:space="preserve">  </w:t>
        </w:r>
      </w:ins>
    </w:p>
    <w:p w14:paraId="320E11F6" w14:textId="5712C950" w:rsidR="00DE6F9D" w:rsidRDefault="002618EE">
      <w:pPr>
        <w:pStyle w:val="Heading5"/>
        <w:pPrChange w:id="166" w:author="Jimmy Duggan" w:date="2015-09-28T02:04:00Z">
          <w:pPr>
            <w:pStyle w:val="Heading4"/>
          </w:pPr>
        </w:pPrChange>
      </w:pPr>
      <w:ins w:id="167" w:author="Admin" w:date="2015-09-27T16:50:00Z">
        <w:r>
          <w:t>Each username shall consist of lowercase characters (a through z), uppercase characters (A through Z) and numbers (0 through 9).</w:t>
        </w:r>
      </w:ins>
    </w:p>
    <w:p w14:paraId="60D3C6D5" w14:textId="77777777" w:rsidR="00DE6F9D" w:rsidRDefault="00DE6F9D">
      <w:pPr>
        <w:pStyle w:val="Heading4"/>
        <w:pPrChange w:id="168" w:author="Jimmy Duggan" w:date="2015-09-28T02:04:00Z">
          <w:pPr>
            <w:pStyle w:val="Heading5"/>
          </w:pPr>
        </w:pPrChange>
      </w:pPr>
      <w:r w:rsidRPr="002618EE">
        <w:t>The system shall require a valid</w:t>
      </w:r>
      <w:del w:id="169" w:author="Admin" w:date="2015-09-27T16:51:00Z">
        <w:r w:rsidRPr="002618EE" w:rsidDel="002618EE">
          <w:delText>ated</w:delText>
        </w:r>
      </w:del>
      <w:r w:rsidRPr="002618EE">
        <w:t xml:space="preserve"> email address.</w:t>
      </w:r>
    </w:p>
    <w:p w14:paraId="377FC99F" w14:textId="77777777" w:rsidR="00DE6F9D" w:rsidRDefault="00DE6F9D">
      <w:pPr>
        <w:pStyle w:val="Heading5"/>
      </w:pPr>
      <w:r>
        <w:t xml:space="preserve">The system shall send out a verification email to the user's email address </w:t>
      </w:r>
      <w:r w:rsidRPr="002618EE">
        <w:t>after</w:t>
      </w:r>
      <w:r>
        <w:t xml:space="preserve"> registration.</w:t>
      </w:r>
    </w:p>
    <w:p w14:paraId="3C66B659" w14:textId="77777777" w:rsidR="00DE6F9D" w:rsidRDefault="00DE6F9D" w:rsidP="002618EE">
      <w:pPr>
        <w:pStyle w:val="Heading6"/>
      </w:pPr>
      <w:r w:rsidRPr="00DE6F9D">
        <w:t>The verification email shall have a verify email button that when clicked updates the</w:t>
      </w:r>
      <w:r>
        <w:t xml:space="preserve"> user's</w:t>
      </w:r>
      <w:r w:rsidRPr="00DE6F9D">
        <w:t xml:space="preserve"> account to active.</w:t>
      </w:r>
    </w:p>
    <w:p w14:paraId="4B6E4927" w14:textId="5DBEABEA" w:rsidR="002A040A" w:rsidRDefault="00DE6F9D" w:rsidP="002618EE">
      <w:pPr>
        <w:pStyle w:val="Heading5"/>
        <w:rPr>
          <w:ins w:id="170" w:author="Admin" w:date="2015-09-27T16:53:00Z"/>
        </w:rPr>
      </w:pPr>
      <w:r w:rsidRPr="00DE6F9D">
        <w:t xml:space="preserve">The system </w:t>
      </w:r>
      <w:ins w:id="171" w:author="Jimmy Duggan" w:date="2015-09-28T02:00:00Z">
        <w:r w:rsidR="001C7416">
          <w:t>shall</w:t>
        </w:r>
      </w:ins>
      <w:del w:id="172" w:author="Jimmy Duggan" w:date="2015-09-28T02:00:00Z">
        <w:r w:rsidRPr="00DE6F9D" w:rsidDel="001C7416">
          <w:delText>will</w:delText>
        </w:r>
      </w:del>
      <w:r w:rsidRPr="00DE6F9D">
        <w:t xml:space="preserve"> prevent the user from accessing the system or uploading data to the sy</w:t>
      </w:r>
      <w:r w:rsidR="002A040A">
        <w:t xml:space="preserve">stem until the </w:t>
      </w:r>
      <w:r w:rsidRPr="00DE6F9D">
        <w:t>user's email address has been verified.</w:t>
      </w:r>
    </w:p>
    <w:p w14:paraId="60F92852" w14:textId="77777777" w:rsidR="002618EE" w:rsidRPr="002618EE" w:rsidRDefault="002618EE" w:rsidP="002618EE">
      <w:pPr>
        <w:pStyle w:val="Heading5"/>
      </w:pPr>
      <w:ins w:id="173" w:author="Admin" w:date="2015-09-27T16:53:00Z">
        <w:r>
          <w:t>The system shall require an admin user to verify that a user has permission to upload medical data to the database.</w:t>
        </w:r>
      </w:ins>
    </w:p>
    <w:p w14:paraId="518CB2BF" w14:textId="77777777" w:rsidR="002A040A" w:rsidRDefault="002A040A" w:rsidP="002618EE">
      <w:pPr>
        <w:pStyle w:val="Heading4"/>
      </w:pPr>
      <w:r w:rsidRPr="002A040A">
        <w:t>The system shall require a secure password.</w:t>
      </w:r>
    </w:p>
    <w:p w14:paraId="1DB224E0" w14:textId="11547811" w:rsidR="002A040A" w:rsidRDefault="002A040A" w:rsidP="002618EE">
      <w:pPr>
        <w:pStyle w:val="Heading5"/>
      </w:pPr>
      <w:r w:rsidRPr="002A040A">
        <w:t>The password shall follow Microsoft secure password guidelines.</w:t>
      </w:r>
      <w:ins w:id="174" w:author="Jimmy Duggan" w:date="2015-09-28T02:05:00Z">
        <w:r w:rsidR="001C7416">
          <w:t xml:space="preserve"> </w:t>
        </w:r>
      </w:ins>
    </w:p>
    <w:p w14:paraId="563D76E5" w14:textId="77777777" w:rsidR="002A040A" w:rsidDel="002618EE" w:rsidRDefault="002A040A" w:rsidP="002618EE">
      <w:pPr>
        <w:pStyle w:val="Heading4"/>
        <w:rPr>
          <w:del w:id="175" w:author="Admin" w:date="2015-09-27T16:55:00Z"/>
        </w:rPr>
      </w:pPr>
      <w:commentRangeStart w:id="176"/>
      <w:del w:id="177" w:author="Admin" w:date="2015-09-27T16:55:00Z">
        <w:r w:rsidRPr="002A040A" w:rsidDel="002618EE">
          <w:delText>The system shall give the user the opportunity to save user credentials for future use</w:delText>
        </w:r>
        <w:r w:rsidDel="002618EE">
          <w:delText xml:space="preserve"> so they do not have to entered</w:delText>
        </w:r>
        <w:r w:rsidRPr="002A040A" w:rsidDel="002618EE">
          <w:delText xml:space="preserve"> every time a file is processed.</w:delText>
        </w:r>
      </w:del>
      <w:commentRangeEnd w:id="176"/>
      <w:r w:rsidR="00B83921">
        <w:rPr>
          <w:rStyle w:val="CommentReference"/>
          <w:rFonts w:eastAsiaTheme="minorHAnsi"/>
          <w:bCs w:val="0"/>
          <w:iCs w:val="0"/>
        </w:rPr>
        <w:commentReference w:id="176"/>
      </w:r>
    </w:p>
    <w:p w14:paraId="0F072103" w14:textId="77777777" w:rsidR="002A040A" w:rsidRDefault="002A040A" w:rsidP="002618EE">
      <w:pPr>
        <w:pStyle w:val="Heading4"/>
      </w:pPr>
      <w:r w:rsidRPr="002A040A">
        <w:t>The system shall have the ability to log out of a user's account</w:t>
      </w:r>
      <w:r>
        <w:t>.</w:t>
      </w:r>
    </w:p>
    <w:p w14:paraId="1227FE79" w14:textId="77777777" w:rsidR="001C7416" w:rsidRDefault="002A040A" w:rsidP="002618EE">
      <w:pPr>
        <w:pStyle w:val="Heading4"/>
        <w:rPr>
          <w:ins w:id="178" w:author="Jimmy Duggan" w:date="2015-09-28T02:07:00Z"/>
        </w:rPr>
      </w:pPr>
      <w:r w:rsidRPr="002A040A">
        <w:t>The system shall have a utility for retrieving a forgotten username or password</w:t>
      </w:r>
      <w:ins w:id="179" w:author="Jimmy Duggan" w:date="2015-09-28T02:07:00Z">
        <w:r w:rsidR="001C7416">
          <w:t>.</w:t>
        </w:r>
      </w:ins>
    </w:p>
    <w:p w14:paraId="1F8A2032" w14:textId="661EC969" w:rsidR="002A040A" w:rsidRDefault="00FC6B74" w:rsidP="002618EE">
      <w:pPr>
        <w:pStyle w:val="Heading4"/>
      </w:pPr>
      <w:ins w:id="180" w:author="Jimmy Duggan" w:date="2015-09-28T02:09:00Z">
        <w:r>
          <w:t>Account creation and management shall only be available through the website not the data collection tool</w:t>
        </w:r>
      </w:ins>
      <w:r w:rsidR="002A040A" w:rsidRPr="002A040A">
        <w:t>.</w:t>
      </w:r>
    </w:p>
    <w:p w14:paraId="1101E92C" w14:textId="77777777" w:rsidR="00C37913" w:rsidRDefault="002A040A" w:rsidP="002618EE">
      <w:pPr>
        <w:pStyle w:val="Heading3"/>
      </w:pPr>
      <w:r w:rsidRPr="002A040A">
        <w:t>The system shall provide the ability to process medical device data files.</w:t>
      </w:r>
    </w:p>
    <w:p w14:paraId="115AE9A5" w14:textId="77777777" w:rsidR="00C37913" w:rsidRPr="00F65EE0" w:rsidRDefault="00C37913" w:rsidP="00C37913">
      <w:pPr>
        <w:pStyle w:val="Heading4"/>
      </w:pPr>
      <w:r w:rsidRPr="00F65EE0">
        <w:lastRenderedPageBreak/>
        <w:t>The system shall provide the ability to select a directory to process files</w:t>
      </w:r>
      <w:ins w:id="181" w:author="Admin" w:date="2015-09-27T16:58:00Z">
        <w:r w:rsidR="002618EE">
          <w:t xml:space="preserve"> or a single file</w:t>
        </w:r>
      </w:ins>
      <w:r w:rsidRPr="00F65EE0">
        <w:t>.</w:t>
      </w:r>
    </w:p>
    <w:p w14:paraId="67C21C4E" w14:textId="77777777" w:rsidR="00C37913" w:rsidRDefault="00C37913" w:rsidP="00C37913">
      <w:pPr>
        <w:pStyle w:val="Heading4"/>
      </w:pPr>
      <w:commentRangeStart w:id="182"/>
      <w:commentRangeStart w:id="183"/>
      <w:r w:rsidRPr="002A040A">
        <w:t>The system shall provide the ability to drag and drop files into the tool for processing.</w:t>
      </w:r>
      <w:commentRangeEnd w:id="182"/>
      <w:r w:rsidR="00B83921">
        <w:rPr>
          <w:rStyle w:val="CommentReference"/>
          <w:rFonts w:eastAsiaTheme="minorHAnsi"/>
          <w:bCs w:val="0"/>
          <w:iCs w:val="0"/>
        </w:rPr>
        <w:commentReference w:id="182"/>
      </w:r>
      <w:commentRangeEnd w:id="183"/>
      <w:r w:rsidR="00FC6B74">
        <w:rPr>
          <w:rStyle w:val="CommentReference"/>
          <w:rFonts w:eastAsiaTheme="minorHAnsi"/>
          <w:bCs w:val="0"/>
          <w:iCs w:val="0"/>
        </w:rPr>
        <w:commentReference w:id="183"/>
      </w:r>
    </w:p>
    <w:p w14:paraId="1CC4D379" w14:textId="77777777" w:rsidR="00C37913" w:rsidRDefault="00C37913" w:rsidP="00C37913">
      <w:pPr>
        <w:pStyle w:val="Heading4"/>
      </w:pPr>
      <w:r w:rsidRPr="002A040A">
        <w:t>The system shall not process data that is not medical data.</w:t>
      </w:r>
    </w:p>
    <w:p w14:paraId="45F19B74" w14:textId="1F88909F" w:rsidR="00C37913" w:rsidRDefault="00C37913" w:rsidP="00C37913">
      <w:pPr>
        <w:pStyle w:val="Heading5"/>
      </w:pPr>
      <w:r w:rsidRPr="002A040A">
        <w:t xml:space="preserve">  The system shall only process medical data from the </w:t>
      </w:r>
      <w:del w:id="184" w:author="Admin" w:date="2015-09-27T16:59:00Z">
        <w:r w:rsidRPr="002A040A" w:rsidDel="002618EE">
          <w:delText xml:space="preserve">listed </w:delText>
        </w:r>
      </w:del>
      <w:ins w:id="185" w:author="Admin" w:date="2015-09-27T16:59:00Z">
        <w:r w:rsidR="002618EE">
          <w:t>Zephyr and Basis</w:t>
        </w:r>
      </w:ins>
      <w:ins w:id="186" w:author="Jimmy Duggan" w:date="2015-09-28T02:13:00Z">
        <w:r w:rsidR="00FC6B74">
          <w:t>Peak</w:t>
        </w:r>
      </w:ins>
      <w:ins w:id="187" w:author="Admin" w:date="2015-09-27T16:59:00Z">
        <w:r w:rsidR="002618EE" w:rsidRPr="002A040A">
          <w:t xml:space="preserve"> </w:t>
        </w:r>
      </w:ins>
      <w:r w:rsidRPr="002A040A">
        <w:t>devices</w:t>
      </w:r>
      <w:r>
        <w:t>.</w:t>
      </w:r>
    </w:p>
    <w:p w14:paraId="60E58A74" w14:textId="77777777" w:rsidR="00C37913" w:rsidRDefault="00C37913" w:rsidP="00C37913">
      <w:pPr>
        <w:pStyle w:val="Heading4"/>
      </w:pPr>
      <w:r w:rsidRPr="002A040A">
        <w:t>The system shall process medical data from the Zeph</w:t>
      </w:r>
      <w:r>
        <w:t>y</w:t>
      </w:r>
      <w:r w:rsidRPr="002A040A">
        <w:t>r Device</w:t>
      </w:r>
      <w:r>
        <w:t>.</w:t>
      </w:r>
    </w:p>
    <w:p w14:paraId="60FD71C2" w14:textId="77777777" w:rsidR="00C37913" w:rsidRDefault="00C37913" w:rsidP="00C37913">
      <w:pPr>
        <w:pStyle w:val="Heading5"/>
      </w:pPr>
      <w:r w:rsidRPr="002A040A">
        <w:t>The system shall process Zephyr ECG data</w:t>
      </w:r>
      <w:r>
        <w:t>.</w:t>
      </w:r>
    </w:p>
    <w:p w14:paraId="760215B6" w14:textId="77777777" w:rsidR="00C37913" w:rsidRDefault="00C37913" w:rsidP="00C37913">
      <w:pPr>
        <w:pStyle w:val="Heading5"/>
      </w:pPr>
      <w:r w:rsidRPr="002A040A">
        <w:t>The system shall process Zephyr Heart Rate RR interval data</w:t>
      </w:r>
      <w:r>
        <w:t>.</w:t>
      </w:r>
    </w:p>
    <w:p w14:paraId="4907D915" w14:textId="77777777" w:rsidR="00C37913" w:rsidRDefault="00C37913" w:rsidP="00C37913">
      <w:pPr>
        <w:pStyle w:val="Heading5"/>
      </w:pPr>
      <w:r w:rsidRPr="002A040A">
        <w:t>The system shall process Zephyr Accelerometer data</w:t>
      </w:r>
      <w:r>
        <w:t>.</w:t>
      </w:r>
    </w:p>
    <w:p w14:paraId="4D1FDF1B" w14:textId="77777777" w:rsidR="00C37913" w:rsidRDefault="00C37913" w:rsidP="00C37913">
      <w:pPr>
        <w:pStyle w:val="Heading5"/>
      </w:pPr>
      <w:r w:rsidRPr="00AE1157">
        <w:t>The system shall process Zephyr Breathing BB interval data.</w:t>
      </w:r>
    </w:p>
    <w:p w14:paraId="5ABEFEE6" w14:textId="77777777" w:rsidR="00C37913" w:rsidRDefault="00C37913" w:rsidP="00C37913">
      <w:pPr>
        <w:pStyle w:val="Heading5"/>
      </w:pPr>
      <w:r w:rsidRPr="00AE1157">
        <w:t>The system shall process all data provided by the Zephyr summary report.</w:t>
      </w:r>
    </w:p>
    <w:p w14:paraId="6C45B390" w14:textId="77777777" w:rsidR="00C37913" w:rsidRDefault="00C37913" w:rsidP="00C37913">
      <w:pPr>
        <w:pStyle w:val="Heading5"/>
      </w:pPr>
      <w:r w:rsidRPr="00AE1157">
        <w:t>They system shall process .csv and .dat files provided by the Zephyr device.</w:t>
      </w:r>
    </w:p>
    <w:p w14:paraId="49069EBD" w14:textId="77777777" w:rsidR="00C37913" w:rsidRDefault="00C37913" w:rsidP="00C37913">
      <w:pPr>
        <w:pStyle w:val="Heading4"/>
      </w:pPr>
      <w:r w:rsidRPr="00AE1157">
        <w:t>The system shall process medical data from the Basis Peak Device.</w:t>
      </w:r>
    </w:p>
    <w:p w14:paraId="1E048337" w14:textId="77777777" w:rsidR="00C37913" w:rsidRDefault="00C37913" w:rsidP="00C37913">
      <w:pPr>
        <w:pStyle w:val="Heading5"/>
      </w:pPr>
      <w:r w:rsidRPr="00AE1157">
        <w:t>The system shall process all the data provided by the Basis Peak summary report.</w:t>
      </w:r>
    </w:p>
    <w:p w14:paraId="2E2AA48E" w14:textId="77777777" w:rsidR="00C37913" w:rsidRDefault="00C37913" w:rsidP="00C37913">
      <w:pPr>
        <w:pStyle w:val="Heading5"/>
        <w:spacing w:before="120" w:after="120"/>
      </w:pPr>
      <w:r w:rsidRPr="00AE1157">
        <w:t>The system shall process the .csv file provided by the Basis Peak device.</w:t>
      </w:r>
    </w:p>
    <w:p w14:paraId="34F7B1AE" w14:textId="77777777" w:rsidR="00C37913" w:rsidRDefault="00C37913">
      <w:pPr>
        <w:pStyle w:val="Heading3"/>
      </w:pPr>
      <w:r w:rsidRPr="00AE1157">
        <w:t>The system shall connect to a database.</w:t>
      </w:r>
    </w:p>
    <w:p w14:paraId="1D682EBD" w14:textId="77777777" w:rsidR="00C37913" w:rsidRDefault="00C37913" w:rsidP="00C37913">
      <w:pPr>
        <w:pStyle w:val="Heading4"/>
      </w:pPr>
      <w:r w:rsidRPr="00AE1157">
        <w:t>The system shall upload processed data to a database.</w:t>
      </w:r>
    </w:p>
    <w:p w14:paraId="40D5C9EC" w14:textId="77777777" w:rsidR="00C37913" w:rsidRDefault="00C37913" w:rsidP="00C37913">
      <w:pPr>
        <w:pStyle w:val="Heading4"/>
      </w:pPr>
      <w:r w:rsidRPr="00AE1157">
        <w:t>The system shall provide an error message if the connection to the database is unsuccessful.</w:t>
      </w:r>
    </w:p>
    <w:p w14:paraId="64B04497" w14:textId="77777777" w:rsidR="00C37913" w:rsidRDefault="00C37913" w:rsidP="00C37913">
      <w:pPr>
        <w:pStyle w:val="Heading4"/>
      </w:pPr>
      <w:r w:rsidRPr="00AE1157">
        <w:t>The system shall prompt for user log in when attempting to upload data to the database.</w:t>
      </w:r>
    </w:p>
    <w:p w14:paraId="5944373C" w14:textId="77777777" w:rsidR="00C37913" w:rsidRDefault="00C37913">
      <w:pPr>
        <w:pStyle w:val="Heading3"/>
      </w:pPr>
      <w:r w:rsidRPr="00AE1157">
        <w:t>The system shall be installed with a setup executable script.</w:t>
      </w:r>
    </w:p>
    <w:p w14:paraId="2907E598" w14:textId="77777777" w:rsidR="00C37913" w:rsidRDefault="00C37913" w:rsidP="00C37913">
      <w:pPr>
        <w:pStyle w:val="Heading4"/>
      </w:pPr>
      <w:r w:rsidRPr="00AE1157">
        <w:lastRenderedPageBreak/>
        <w:t>The installation shall prompt the user for an installation path.</w:t>
      </w:r>
    </w:p>
    <w:p w14:paraId="2EFFC82B" w14:textId="77777777" w:rsidR="00C37913" w:rsidRDefault="00C37913" w:rsidP="00C37913">
      <w:pPr>
        <w:pStyle w:val="Heading5"/>
      </w:pPr>
      <w:r w:rsidRPr="00AE1157">
        <w:t>The installation shall provide a default installation path.</w:t>
      </w:r>
    </w:p>
    <w:p w14:paraId="25AEEC32" w14:textId="77777777" w:rsidR="00C37913" w:rsidRDefault="00C37913" w:rsidP="00C37913">
      <w:pPr>
        <w:pStyle w:val="Heading4"/>
      </w:pPr>
      <w:r w:rsidRPr="00AE1157">
        <w:t>The installation shall prompt the user for a desktop icon.</w:t>
      </w:r>
    </w:p>
    <w:p w14:paraId="42A7F415" w14:textId="77777777" w:rsidR="00C37913" w:rsidRDefault="00C37913" w:rsidP="00C37913">
      <w:pPr>
        <w:pStyle w:val="Heading4"/>
      </w:pPr>
      <w:r w:rsidRPr="00AE1157">
        <w:t>The installation shall prompt the user for a quick launch icon.</w:t>
      </w:r>
    </w:p>
    <w:p w14:paraId="404BB321" w14:textId="77777777" w:rsidR="00C37913" w:rsidRDefault="00C37913" w:rsidP="00C37913">
      <w:pPr>
        <w:pStyle w:val="Heading4"/>
        <w:rPr>
          <w:ins w:id="188" w:author="Admin" w:date="2015-09-27T17:00:00Z"/>
        </w:rPr>
      </w:pPr>
      <w:r w:rsidRPr="00AE1157">
        <w:t>The installation shall allow the user to abort the installation process.</w:t>
      </w:r>
    </w:p>
    <w:p w14:paraId="3323C93D" w14:textId="77777777" w:rsidR="002618EE" w:rsidRPr="002618EE" w:rsidRDefault="002618EE">
      <w:pPr>
        <w:pStyle w:val="Heading4"/>
      </w:pPr>
      <w:ins w:id="189" w:author="Admin" w:date="2015-09-27T17:00:00Z">
        <w:r>
          <w:t xml:space="preserve">The </w:t>
        </w:r>
      </w:ins>
      <w:ins w:id="190" w:author="Admin" w:date="2015-09-27T17:01:00Z">
        <w:r w:rsidR="0089337E">
          <w:t>software</w:t>
        </w:r>
      </w:ins>
      <w:ins w:id="191" w:author="Admin" w:date="2015-09-27T17:00:00Z">
        <w:r>
          <w:t xml:space="preserve"> shall</w:t>
        </w:r>
      </w:ins>
      <w:ins w:id="192" w:author="Admin" w:date="2015-09-27T17:01:00Z">
        <w:r w:rsidR="0089337E">
          <w:t xml:space="preserve"> have an uninstaller to remove the software from the system.</w:t>
        </w:r>
      </w:ins>
    </w:p>
    <w:p w14:paraId="7EEBF13D" w14:textId="77777777" w:rsidR="00C37913" w:rsidRDefault="00C37913" w:rsidP="00C37913">
      <w:pPr>
        <w:pStyle w:val="Heading2"/>
        <w:spacing w:before="120" w:after="120"/>
      </w:pPr>
      <w:bookmarkStart w:id="193" w:name="_Toc431145062"/>
      <w:r>
        <w:t>Non-Functional Requirements</w:t>
      </w:r>
      <w:bookmarkEnd w:id="193"/>
    </w:p>
    <w:p w14:paraId="3C92A753" w14:textId="77777777" w:rsidR="00C37913" w:rsidRDefault="00C37913" w:rsidP="002618EE">
      <w:pPr>
        <w:pStyle w:val="Heading3"/>
      </w:pPr>
      <w:r w:rsidRPr="00C37913">
        <w:t>The system shall run on Windows Operating Systems</w:t>
      </w:r>
    </w:p>
    <w:p w14:paraId="6129DFDC" w14:textId="77777777" w:rsidR="00C37913" w:rsidRDefault="00C37913" w:rsidP="002618EE">
      <w:pPr>
        <w:pStyle w:val="Heading4"/>
        <w:spacing w:before="120" w:after="120"/>
      </w:pPr>
      <w:r w:rsidRPr="00C37913">
        <w:t>The software shall run on Windows 7.</w:t>
      </w:r>
    </w:p>
    <w:p w14:paraId="1E7DEA6B" w14:textId="77777777" w:rsidR="00C37913" w:rsidRDefault="00C37913" w:rsidP="002618EE">
      <w:pPr>
        <w:pStyle w:val="Heading3"/>
        <w:ind w:left="1166" w:hanging="806"/>
      </w:pPr>
      <w:r w:rsidRPr="00C37913">
        <w:t>The system</w:t>
      </w:r>
      <w:r>
        <w:t xml:space="preserve"> shall </w:t>
      </w:r>
      <w:r w:rsidRPr="00C37913">
        <w:t>use a SQL database.</w:t>
      </w:r>
    </w:p>
    <w:p w14:paraId="5F96C923" w14:textId="77777777" w:rsidR="00C37913" w:rsidRDefault="00C37913" w:rsidP="002618EE">
      <w:pPr>
        <w:pStyle w:val="Heading3"/>
        <w:ind w:left="1166" w:hanging="806"/>
      </w:pPr>
      <w:r w:rsidRPr="00C37913">
        <w:t>The system shall require a server to be connected to a reliable network with an internet connection.</w:t>
      </w:r>
    </w:p>
    <w:p w14:paraId="36AF1B62" w14:textId="77777777" w:rsidR="009E38D1" w:rsidRDefault="009E38D1"/>
    <w:p w14:paraId="76BA4601" w14:textId="77777777" w:rsidR="009E38D1" w:rsidRDefault="009E38D1">
      <w:r>
        <w:br w:type="page"/>
      </w:r>
    </w:p>
    <w:p w14:paraId="631C9889" w14:textId="77777777" w:rsidR="009E38D1" w:rsidRPr="009E38D1" w:rsidRDefault="009E38D1">
      <w:pPr>
        <w:pStyle w:val="Title"/>
      </w:pPr>
      <w:r>
        <w:lastRenderedPageBreak/>
        <w:t>Appendices</w:t>
      </w:r>
    </w:p>
    <w:p w14:paraId="086E2A3E" w14:textId="24609635" w:rsidR="00FC632D" w:rsidRDefault="009E38D1" w:rsidP="002618EE">
      <w:pPr>
        <w:pStyle w:val="Heading1"/>
        <w:numPr>
          <w:ilvl w:val="0"/>
          <w:numId w:val="0"/>
        </w:numPr>
        <w:ind w:left="432" w:hanging="432"/>
        <w:rPr>
          <w:ins w:id="194" w:author="Glen" w:date="2015-09-27T17:19:00Z"/>
        </w:rPr>
      </w:pPr>
      <w:bookmarkStart w:id="195" w:name="_Toc431145063"/>
      <w:r>
        <w:t>Appendix A: Use Case</w:t>
      </w:r>
      <w:ins w:id="196" w:author="Glen" w:date="2015-09-27T17:19:00Z">
        <w:r w:rsidR="00FC632D">
          <w:t xml:space="preserve"> Specifications</w:t>
        </w:r>
        <w:bookmarkEnd w:id="195"/>
      </w:ins>
    </w:p>
    <w:p w14:paraId="73856807" w14:textId="50E17E4D" w:rsidR="008D3651" w:rsidRDefault="00FC632D">
      <w:pPr>
        <w:rPr>
          <w:ins w:id="197" w:author="Jimmy Duggan" w:date="2015-09-28T02:18:00Z"/>
        </w:rPr>
        <w:pPrChange w:id="198" w:author="Glen" w:date="2015-09-27T17:19:00Z">
          <w:pPr>
            <w:pStyle w:val="Heading1"/>
            <w:numPr>
              <w:numId w:val="0"/>
            </w:numPr>
            <w:ind w:left="0" w:firstLine="0"/>
          </w:pPr>
        </w:pPrChange>
      </w:pPr>
      <w:ins w:id="199" w:author="Glen" w:date="2015-09-27T17:19:00Z">
        <w:r>
          <w:t>This section represents the use case specifications for the functions defined in the requirements specification for the two pieces of software needed to complete this project.</w:t>
        </w:r>
      </w:ins>
    </w:p>
    <w:p w14:paraId="0D899E2A" w14:textId="3B2C13FF" w:rsidR="008D3651" w:rsidRDefault="00CF1539">
      <w:pPr>
        <w:rPr>
          <w:ins w:id="200" w:author="Jimmy Duggan" w:date="2015-09-28T02:19:00Z"/>
        </w:rPr>
        <w:pPrChange w:id="201" w:author="Glen" w:date="2015-09-27T17:19:00Z">
          <w:pPr>
            <w:pStyle w:val="Heading1"/>
            <w:numPr>
              <w:numId w:val="0"/>
            </w:numPr>
            <w:ind w:left="0" w:firstLine="0"/>
          </w:pPr>
        </w:pPrChange>
      </w:pPr>
      <w:ins w:id="202" w:author="Jimmy Duggan" w:date="2015-09-28T16:48:00Z">
        <w:r>
          <w:rPr>
            <w:noProof/>
          </w:rPr>
          <w:drawing>
            <wp:inline distT="0" distB="0" distL="0" distR="0" wp14:anchorId="70CC3715" wp14:editId="56BD7EB8">
              <wp:extent cx="5191125" cy="5907717"/>
              <wp:effectExtent l="0" t="0" r="0" b="0"/>
              <wp:docPr id="10" name="Picture 10" descr="C:\Users\jimmy.duggan\Documents\School\CPE656\processdataappusecase-rev3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jimmy.duggan\Documents\School\CPE656\processdataappusecase-rev3.jpg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91630" cy="59082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bookmarkStart w:id="203" w:name="_GoBack"/>
      <w:bookmarkEnd w:id="203"/>
    </w:p>
    <w:p w14:paraId="75B72E14" w14:textId="0F6FBADE" w:rsidR="008D3651" w:rsidRDefault="008D3651">
      <w:pPr>
        <w:jc w:val="center"/>
        <w:rPr>
          <w:ins w:id="204" w:author="Glen" w:date="2015-09-27T17:19:00Z"/>
        </w:rPr>
        <w:pPrChange w:id="205" w:author="Jimmy Duggan" w:date="2015-09-28T02:19:00Z">
          <w:pPr>
            <w:pStyle w:val="Heading1"/>
            <w:numPr>
              <w:numId w:val="0"/>
            </w:numPr>
            <w:ind w:left="0" w:firstLine="0"/>
          </w:pPr>
        </w:pPrChange>
      </w:pPr>
      <w:ins w:id="206" w:author="Jimmy Duggan" w:date="2015-09-28T02:19:00Z">
        <w:r>
          <w:t>Figure A-1: Use Case Diagram</w:t>
        </w:r>
      </w:ins>
    </w:p>
    <w:tbl>
      <w:tblPr>
        <w:tblStyle w:val="GridTable4Accent1"/>
        <w:tblW w:w="0" w:type="auto"/>
        <w:tblLook w:val="04A0" w:firstRow="1" w:lastRow="0" w:firstColumn="1" w:lastColumn="0" w:noHBand="0" w:noVBand="1"/>
        <w:tblPrChange w:id="207" w:author="Glen Riden" w:date="2015-09-27T19:30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358"/>
        <w:gridCol w:w="2430"/>
        <w:gridCol w:w="4788"/>
        <w:tblGridChange w:id="208">
          <w:tblGrid>
            <w:gridCol w:w="4788"/>
            <w:gridCol w:w="4788"/>
          </w:tblGrid>
        </w:tblGridChange>
      </w:tblGrid>
      <w:tr w:rsidR="00FC632D" w:rsidRPr="00FB6609" w14:paraId="50343D33" w14:textId="77777777" w:rsidTr="00AD43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209" w:author="Glen" w:date="2015-09-27T17:2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210" w:author="Glen Riden" w:date="2015-09-27T19:30:00Z">
              <w:tcPr>
                <w:tcW w:w="4788" w:type="dxa"/>
              </w:tcPr>
            </w:tcPrChange>
          </w:tcPr>
          <w:p w14:paraId="10B3A749" w14:textId="293EC8E5" w:rsidR="00FC632D" w:rsidRPr="00FB6609" w:rsidRDefault="00FC632D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ins w:id="211" w:author="Glen" w:date="2015-09-27T17:20:00Z"/>
                <w:rFonts w:asciiTheme="minorHAnsi" w:hAnsiTheme="minorHAnsi"/>
                <w:sz w:val="22"/>
                <w:szCs w:val="22"/>
                <w:rPrChange w:id="212" w:author="Glen Riden" w:date="2015-09-27T19:38:00Z">
                  <w:rPr>
                    <w:ins w:id="213" w:author="Glen" w:date="2015-09-27T17:20:00Z"/>
                  </w:rPr>
                </w:rPrChange>
              </w:rPr>
            </w:pPr>
            <w:ins w:id="214" w:author="Glen" w:date="2015-09-27T17:20:00Z">
              <w:r w:rsidRPr="00FB6609">
                <w:rPr>
                  <w:rFonts w:asciiTheme="minorHAnsi" w:hAnsiTheme="minorHAnsi"/>
                  <w:sz w:val="22"/>
                  <w:szCs w:val="22"/>
                  <w:rPrChange w:id="215" w:author="Glen Riden" w:date="2015-09-27T19:38:00Z">
                    <w:rPr/>
                  </w:rPrChange>
                </w:rPr>
                <w:lastRenderedPageBreak/>
                <w:t>Use Case ID</w:t>
              </w:r>
            </w:ins>
          </w:p>
        </w:tc>
        <w:tc>
          <w:tcPr>
            <w:tcW w:w="7218" w:type="dxa"/>
            <w:gridSpan w:val="2"/>
            <w:tcPrChange w:id="216" w:author="Glen Riden" w:date="2015-09-27T19:30:00Z">
              <w:tcPr>
                <w:tcW w:w="4788" w:type="dxa"/>
              </w:tcPr>
            </w:tcPrChange>
          </w:tcPr>
          <w:p w14:paraId="5725622D" w14:textId="08F277D2" w:rsidR="00FC632D" w:rsidRPr="00FB6609" w:rsidRDefault="00FC632D" w:rsidP="00FC6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17" w:author="Glen" w:date="2015-09-27T17:20:00Z"/>
                <w:rFonts w:asciiTheme="minorHAnsi" w:hAnsiTheme="minorHAnsi"/>
                <w:sz w:val="22"/>
                <w:szCs w:val="22"/>
                <w:rPrChange w:id="218" w:author="Glen Riden" w:date="2015-09-27T19:38:00Z">
                  <w:rPr>
                    <w:ins w:id="219" w:author="Glen" w:date="2015-09-27T17:20:00Z"/>
                  </w:rPr>
                </w:rPrChange>
              </w:rPr>
            </w:pPr>
            <w:ins w:id="220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221" w:author="Glen Riden" w:date="2015-09-27T19:38:00Z">
                    <w:rPr/>
                  </w:rPrChange>
                </w:rPr>
                <w:t>UC_001</w:t>
              </w:r>
            </w:ins>
          </w:p>
        </w:tc>
      </w:tr>
      <w:tr w:rsidR="00FC632D" w:rsidRPr="00FB6609" w14:paraId="698D45A3" w14:textId="77777777" w:rsidTr="00AD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222" w:author="Glen" w:date="2015-09-27T17:2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223" w:author="Glen Riden" w:date="2015-09-27T19:30:00Z">
              <w:tcPr>
                <w:tcW w:w="4788" w:type="dxa"/>
              </w:tcPr>
            </w:tcPrChange>
          </w:tcPr>
          <w:p w14:paraId="477E4321" w14:textId="68ADC025" w:rsidR="00FC632D" w:rsidRPr="00FB6609" w:rsidRDefault="00FC632D" w:rsidP="00FC632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224" w:author="Glen" w:date="2015-09-27T17:20:00Z"/>
                <w:rFonts w:asciiTheme="minorHAnsi" w:hAnsiTheme="minorHAnsi"/>
                <w:sz w:val="22"/>
                <w:szCs w:val="22"/>
                <w:rPrChange w:id="225" w:author="Glen Riden" w:date="2015-09-27T19:38:00Z">
                  <w:rPr>
                    <w:ins w:id="226" w:author="Glen" w:date="2015-09-27T17:20:00Z"/>
                  </w:rPr>
                </w:rPrChange>
              </w:rPr>
            </w:pPr>
            <w:ins w:id="227" w:author="Glen" w:date="2015-09-27T17:20:00Z">
              <w:r w:rsidRPr="00FB6609">
                <w:rPr>
                  <w:rFonts w:asciiTheme="minorHAnsi" w:hAnsiTheme="minorHAnsi"/>
                  <w:sz w:val="22"/>
                  <w:szCs w:val="22"/>
                  <w:rPrChange w:id="228" w:author="Glen Riden" w:date="2015-09-27T19:38:00Z">
                    <w:rPr/>
                  </w:rPrChange>
                </w:rPr>
                <w:t>Use Case Name</w:t>
              </w:r>
            </w:ins>
          </w:p>
        </w:tc>
        <w:tc>
          <w:tcPr>
            <w:tcW w:w="7218" w:type="dxa"/>
            <w:gridSpan w:val="2"/>
            <w:tcPrChange w:id="229" w:author="Glen Riden" w:date="2015-09-27T19:30:00Z">
              <w:tcPr>
                <w:tcW w:w="4788" w:type="dxa"/>
              </w:tcPr>
            </w:tcPrChange>
          </w:tcPr>
          <w:p w14:paraId="51E216B0" w14:textId="0538FE7D" w:rsidR="00FC632D" w:rsidRPr="00FB6609" w:rsidRDefault="00FC6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30" w:author="Glen" w:date="2015-09-27T17:20:00Z"/>
                <w:rFonts w:asciiTheme="minorHAnsi" w:hAnsiTheme="minorHAnsi"/>
                <w:sz w:val="22"/>
                <w:szCs w:val="22"/>
                <w:rPrChange w:id="231" w:author="Glen Riden" w:date="2015-09-27T19:38:00Z">
                  <w:rPr>
                    <w:ins w:id="232" w:author="Glen" w:date="2015-09-27T17:20:00Z"/>
                  </w:rPr>
                </w:rPrChange>
              </w:rPr>
            </w:pPr>
            <w:ins w:id="233" w:author="Glen" w:date="2015-09-27T17:22:00Z">
              <w:del w:id="234" w:author="Glen Riden" w:date="2015-09-27T19:26:00Z">
                <w:r w:rsidRPr="00FB6609" w:rsidDel="00AD439B">
                  <w:rPr>
                    <w:rFonts w:asciiTheme="minorHAnsi" w:hAnsiTheme="minorHAnsi"/>
                    <w:sz w:val="22"/>
                    <w:szCs w:val="22"/>
                    <w:rPrChange w:id="235" w:author="Glen Riden" w:date="2015-09-27T19:38:00Z">
                      <w:rPr/>
                    </w:rPrChange>
                  </w:rPr>
                  <w:delText>Install Data Collection Software</w:delText>
                </w:r>
              </w:del>
            </w:ins>
            <w:ins w:id="236" w:author="Glen Riden" w:date="2015-09-27T19:29:00Z">
              <w:r w:rsidR="00AD439B" w:rsidRPr="00FB6609">
                <w:rPr>
                  <w:rFonts w:asciiTheme="minorHAnsi" w:hAnsiTheme="minorHAnsi"/>
                  <w:sz w:val="22"/>
                  <w:szCs w:val="22"/>
                  <w:rPrChange w:id="237" w:author="Glen Riden" w:date="2015-09-27T19:38:00Z">
                    <w:rPr/>
                  </w:rPrChange>
                </w:rPr>
                <w:t>Browse to directory</w:t>
              </w:r>
            </w:ins>
          </w:p>
        </w:tc>
      </w:tr>
      <w:tr w:rsidR="00FC632D" w:rsidRPr="00FB6609" w14:paraId="0E4EC0E2" w14:textId="77777777" w:rsidTr="00AD439B">
        <w:trPr>
          <w:ins w:id="238" w:author="Glen" w:date="2015-09-27T17:2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239" w:author="Glen Riden" w:date="2015-09-27T19:30:00Z">
              <w:tcPr>
                <w:tcW w:w="4788" w:type="dxa"/>
              </w:tcPr>
            </w:tcPrChange>
          </w:tcPr>
          <w:p w14:paraId="3EE9A7BC" w14:textId="636F089B" w:rsidR="00FC632D" w:rsidRPr="00FB6609" w:rsidRDefault="00FC632D" w:rsidP="00FC632D">
            <w:pPr>
              <w:rPr>
                <w:ins w:id="240" w:author="Glen" w:date="2015-09-27T17:20:00Z"/>
                <w:rFonts w:asciiTheme="minorHAnsi" w:hAnsiTheme="minorHAnsi"/>
                <w:sz w:val="22"/>
                <w:szCs w:val="22"/>
                <w:rPrChange w:id="241" w:author="Glen Riden" w:date="2015-09-27T19:38:00Z">
                  <w:rPr>
                    <w:ins w:id="242" w:author="Glen" w:date="2015-09-27T17:20:00Z"/>
                  </w:rPr>
                </w:rPrChange>
              </w:rPr>
            </w:pPr>
            <w:ins w:id="243" w:author="Glen" w:date="2015-09-27T17:20:00Z">
              <w:r w:rsidRPr="00FB6609">
                <w:rPr>
                  <w:rFonts w:asciiTheme="minorHAnsi" w:hAnsiTheme="minorHAnsi"/>
                  <w:sz w:val="22"/>
                  <w:szCs w:val="22"/>
                  <w:rPrChange w:id="244" w:author="Glen Riden" w:date="2015-09-27T19:38:00Z">
                    <w:rPr/>
                  </w:rPrChange>
                </w:rPr>
                <w:t>Actor(s)</w:t>
              </w:r>
            </w:ins>
          </w:p>
        </w:tc>
        <w:tc>
          <w:tcPr>
            <w:tcW w:w="7218" w:type="dxa"/>
            <w:gridSpan w:val="2"/>
            <w:tcPrChange w:id="245" w:author="Glen Riden" w:date="2015-09-27T19:30:00Z">
              <w:tcPr>
                <w:tcW w:w="4788" w:type="dxa"/>
              </w:tcPr>
            </w:tcPrChange>
          </w:tcPr>
          <w:p w14:paraId="24D4AF1D" w14:textId="6EFD980E" w:rsidR="00FC632D" w:rsidRPr="00FB6609" w:rsidRDefault="00FC6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46" w:author="Glen" w:date="2015-09-27T17:20:00Z"/>
                <w:rFonts w:asciiTheme="minorHAnsi" w:hAnsiTheme="minorHAnsi"/>
                <w:sz w:val="22"/>
                <w:szCs w:val="22"/>
                <w:rPrChange w:id="247" w:author="Glen Riden" w:date="2015-09-27T19:38:00Z">
                  <w:rPr>
                    <w:ins w:id="248" w:author="Glen" w:date="2015-09-27T17:20:00Z"/>
                  </w:rPr>
                </w:rPrChange>
              </w:rPr>
            </w:pPr>
            <w:ins w:id="249" w:author="Glen" w:date="2015-09-27T17:22:00Z">
              <w:del w:id="250" w:author="Glen Riden" w:date="2015-09-27T19:27:00Z">
                <w:r w:rsidRPr="00FB6609" w:rsidDel="00AD439B">
                  <w:rPr>
                    <w:rFonts w:asciiTheme="minorHAnsi" w:hAnsiTheme="minorHAnsi"/>
                    <w:sz w:val="22"/>
                    <w:szCs w:val="22"/>
                    <w:rPrChange w:id="251" w:author="Glen Riden" w:date="2015-09-27T19:38:00Z">
                      <w:rPr/>
                    </w:rPrChange>
                  </w:rPr>
                  <w:delText>All users</w:delText>
                </w:r>
              </w:del>
            </w:ins>
            <w:ins w:id="252" w:author="Glen Riden" w:date="2015-09-27T19:45:00Z">
              <w:r w:rsidR="00F41728">
                <w:rPr>
                  <w:rFonts w:asciiTheme="minorHAnsi" w:hAnsiTheme="minorHAnsi"/>
                  <w:sz w:val="22"/>
                  <w:szCs w:val="22"/>
                </w:rPr>
                <w:t>Users</w:t>
              </w:r>
            </w:ins>
          </w:p>
        </w:tc>
      </w:tr>
      <w:tr w:rsidR="00FC632D" w:rsidRPr="00FB6609" w14:paraId="0EB5B644" w14:textId="77777777" w:rsidTr="00AD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253" w:author="Glen" w:date="2015-09-27T17:2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254" w:author="Glen Riden" w:date="2015-09-27T19:30:00Z">
              <w:tcPr>
                <w:tcW w:w="4788" w:type="dxa"/>
              </w:tcPr>
            </w:tcPrChange>
          </w:tcPr>
          <w:p w14:paraId="66CC7C2D" w14:textId="5491840A" w:rsidR="00FC632D" w:rsidRPr="00FB6609" w:rsidRDefault="00FC632D" w:rsidP="00FC632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255" w:author="Glen" w:date="2015-09-27T17:20:00Z"/>
                <w:rFonts w:asciiTheme="minorHAnsi" w:hAnsiTheme="minorHAnsi"/>
                <w:sz w:val="22"/>
                <w:szCs w:val="22"/>
                <w:rPrChange w:id="256" w:author="Glen Riden" w:date="2015-09-27T19:38:00Z">
                  <w:rPr>
                    <w:ins w:id="257" w:author="Glen" w:date="2015-09-27T17:20:00Z"/>
                  </w:rPr>
                </w:rPrChange>
              </w:rPr>
            </w:pPr>
            <w:ins w:id="258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259" w:author="Glen Riden" w:date="2015-09-27T19:38:00Z">
                    <w:rPr/>
                  </w:rPrChange>
                </w:rPr>
                <w:t>Purpose</w:t>
              </w:r>
            </w:ins>
          </w:p>
        </w:tc>
        <w:tc>
          <w:tcPr>
            <w:tcW w:w="7218" w:type="dxa"/>
            <w:gridSpan w:val="2"/>
            <w:tcPrChange w:id="260" w:author="Glen Riden" w:date="2015-09-27T19:30:00Z">
              <w:tcPr>
                <w:tcW w:w="4788" w:type="dxa"/>
              </w:tcPr>
            </w:tcPrChange>
          </w:tcPr>
          <w:p w14:paraId="4DC4B738" w14:textId="41057F35" w:rsidR="00FC632D" w:rsidRPr="00FB6609" w:rsidRDefault="00FC6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1" w:author="Glen" w:date="2015-09-27T17:20:00Z"/>
                <w:rFonts w:asciiTheme="minorHAnsi" w:hAnsiTheme="minorHAnsi"/>
                <w:sz w:val="22"/>
                <w:szCs w:val="22"/>
                <w:rPrChange w:id="262" w:author="Glen Riden" w:date="2015-09-27T19:38:00Z">
                  <w:rPr>
                    <w:ins w:id="263" w:author="Glen" w:date="2015-09-27T17:20:00Z"/>
                  </w:rPr>
                </w:rPrChange>
              </w:rPr>
            </w:pPr>
            <w:ins w:id="264" w:author="Glen" w:date="2015-09-27T17:22:00Z">
              <w:del w:id="265" w:author="Glen Riden" w:date="2015-09-27T19:27:00Z">
                <w:r w:rsidRPr="00FB6609" w:rsidDel="00AD439B">
                  <w:rPr>
                    <w:rFonts w:asciiTheme="minorHAnsi" w:hAnsiTheme="minorHAnsi"/>
                    <w:sz w:val="22"/>
                    <w:szCs w:val="22"/>
                    <w:rPrChange w:id="266" w:author="Glen Riden" w:date="2015-09-27T19:38:00Z">
                      <w:rPr/>
                    </w:rPrChange>
                  </w:rPr>
                  <w:delText xml:space="preserve">Users need to be able to install the data collection </w:delText>
                </w:r>
              </w:del>
            </w:ins>
            <w:ins w:id="267" w:author="Glen" w:date="2015-09-27T17:23:00Z">
              <w:del w:id="268" w:author="Glen Riden" w:date="2015-09-27T19:27:00Z">
                <w:r w:rsidRPr="00FB6609" w:rsidDel="00AD439B">
                  <w:rPr>
                    <w:rFonts w:asciiTheme="minorHAnsi" w:hAnsiTheme="minorHAnsi"/>
                    <w:sz w:val="22"/>
                    <w:szCs w:val="22"/>
                    <w:rPrChange w:id="269" w:author="Glen Riden" w:date="2015-09-27T19:38:00Z">
                      <w:rPr/>
                    </w:rPrChange>
                  </w:rPr>
                  <w:delText>software.</w:delText>
                </w:r>
              </w:del>
            </w:ins>
            <w:ins w:id="270" w:author="Glen Riden" w:date="2015-09-27T19:27:00Z">
              <w:r w:rsidR="00AD439B" w:rsidRPr="00FB6609">
                <w:rPr>
                  <w:rFonts w:asciiTheme="minorHAnsi" w:hAnsiTheme="minorHAnsi"/>
                  <w:sz w:val="22"/>
                  <w:szCs w:val="22"/>
                  <w:rPrChange w:id="271" w:author="Glen Riden" w:date="2015-09-27T19:38:00Z">
                    <w:rPr/>
                  </w:rPrChange>
                </w:rPr>
                <w:t>Browse to the location of files to be uploaded</w:t>
              </w:r>
            </w:ins>
          </w:p>
        </w:tc>
      </w:tr>
      <w:tr w:rsidR="00FC632D" w:rsidRPr="00FB6609" w14:paraId="3BE909C8" w14:textId="77777777" w:rsidTr="00AD439B">
        <w:trPr>
          <w:ins w:id="272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273" w:author="Glen Riden" w:date="2015-09-27T19:30:00Z">
              <w:tcPr>
                <w:tcW w:w="4788" w:type="dxa"/>
              </w:tcPr>
            </w:tcPrChange>
          </w:tcPr>
          <w:p w14:paraId="11818C19" w14:textId="1F01B122" w:rsidR="00FC632D" w:rsidRPr="00FB6609" w:rsidRDefault="00FC632D" w:rsidP="00FC632D">
            <w:pPr>
              <w:rPr>
                <w:ins w:id="274" w:author="Glen" w:date="2015-09-27T17:21:00Z"/>
                <w:rFonts w:asciiTheme="minorHAnsi" w:hAnsiTheme="minorHAnsi"/>
                <w:sz w:val="22"/>
                <w:szCs w:val="22"/>
                <w:rPrChange w:id="275" w:author="Glen Riden" w:date="2015-09-27T19:38:00Z">
                  <w:rPr>
                    <w:ins w:id="276" w:author="Glen" w:date="2015-09-27T17:21:00Z"/>
                  </w:rPr>
                </w:rPrChange>
              </w:rPr>
            </w:pPr>
            <w:ins w:id="277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278" w:author="Glen Riden" w:date="2015-09-27T19:38:00Z">
                    <w:rPr/>
                  </w:rPrChange>
                </w:rPr>
                <w:t>Overview</w:t>
              </w:r>
            </w:ins>
          </w:p>
        </w:tc>
        <w:tc>
          <w:tcPr>
            <w:tcW w:w="7218" w:type="dxa"/>
            <w:gridSpan w:val="2"/>
            <w:tcPrChange w:id="279" w:author="Glen Riden" w:date="2015-09-27T19:30:00Z">
              <w:tcPr>
                <w:tcW w:w="4788" w:type="dxa"/>
              </w:tcPr>
            </w:tcPrChange>
          </w:tcPr>
          <w:p w14:paraId="31E867F6" w14:textId="6132F3DB" w:rsidR="00FC632D" w:rsidRPr="00FB6609" w:rsidRDefault="00AD439B" w:rsidP="00FC6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80" w:author="Glen" w:date="2015-09-27T17:21:00Z"/>
                <w:rFonts w:asciiTheme="minorHAnsi" w:hAnsiTheme="minorHAnsi"/>
                <w:sz w:val="22"/>
                <w:szCs w:val="22"/>
                <w:rPrChange w:id="281" w:author="Glen Riden" w:date="2015-09-27T19:38:00Z">
                  <w:rPr>
                    <w:ins w:id="282" w:author="Glen" w:date="2015-09-27T17:21:00Z"/>
                  </w:rPr>
                </w:rPrChange>
              </w:rPr>
            </w:pPr>
            <w:ins w:id="283" w:author="Glen Riden" w:date="2015-09-27T19:27:00Z">
              <w:r w:rsidRPr="00FB6609">
                <w:rPr>
                  <w:rFonts w:asciiTheme="minorHAnsi" w:hAnsiTheme="minorHAnsi"/>
                  <w:sz w:val="22"/>
                  <w:szCs w:val="22"/>
                  <w:rPrChange w:id="284" w:author="Glen Riden" w:date="2015-09-27T19:38:00Z">
                    <w:rPr/>
                  </w:rPrChange>
                </w:rPr>
                <w:t>The user can browse to a file directory location of files to be uploaded</w:t>
              </w:r>
            </w:ins>
          </w:p>
        </w:tc>
      </w:tr>
      <w:tr w:rsidR="00FB6609" w:rsidRPr="00FB6609" w14:paraId="3DC8F931" w14:textId="77777777" w:rsidTr="00AD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285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286" w:author="Glen Riden" w:date="2015-09-27T19:30:00Z">
              <w:tcPr>
                <w:tcW w:w="4788" w:type="dxa"/>
              </w:tcPr>
            </w:tcPrChange>
          </w:tcPr>
          <w:p w14:paraId="7A62C275" w14:textId="4CDEF67F" w:rsidR="00FB6609" w:rsidRPr="00FB6609" w:rsidRDefault="00FB6609" w:rsidP="00FB6609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287" w:author="Glen" w:date="2015-09-27T17:21:00Z"/>
                <w:rFonts w:asciiTheme="minorHAnsi" w:hAnsiTheme="minorHAnsi"/>
                <w:sz w:val="22"/>
                <w:szCs w:val="22"/>
                <w:rPrChange w:id="288" w:author="Glen Riden" w:date="2015-09-27T19:38:00Z">
                  <w:rPr>
                    <w:ins w:id="289" w:author="Glen" w:date="2015-09-27T17:21:00Z"/>
                  </w:rPr>
                </w:rPrChange>
              </w:rPr>
            </w:pPr>
            <w:ins w:id="290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291" w:author="Glen Riden" w:date="2015-09-27T19:38:00Z">
                    <w:rPr/>
                  </w:rPrChange>
                </w:rPr>
                <w:t>Cross-References</w:t>
              </w:r>
            </w:ins>
          </w:p>
        </w:tc>
        <w:tc>
          <w:tcPr>
            <w:tcW w:w="7218" w:type="dxa"/>
            <w:gridSpan w:val="2"/>
            <w:tcPrChange w:id="292" w:author="Glen Riden" w:date="2015-09-27T19:30:00Z">
              <w:tcPr>
                <w:tcW w:w="4788" w:type="dxa"/>
              </w:tcPr>
            </w:tcPrChange>
          </w:tcPr>
          <w:p w14:paraId="39CB0D46" w14:textId="24917680" w:rsidR="00FB6609" w:rsidRPr="00FB6609" w:rsidRDefault="00FB6609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3" w:author="Glen" w:date="2015-09-27T17:21:00Z"/>
                <w:rFonts w:asciiTheme="minorHAnsi" w:hAnsiTheme="minorHAnsi"/>
                <w:i/>
                <w:sz w:val="22"/>
                <w:szCs w:val="22"/>
                <w:rPrChange w:id="294" w:author="Glen Riden" w:date="2015-09-27T19:38:00Z">
                  <w:rPr>
                    <w:ins w:id="295" w:author="Glen" w:date="2015-09-27T17:21:00Z"/>
                  </w:rPr>
                </w:rPrChange>
              </w:rPr>
            </w:pPr>
            <w:ins w:id="296" w:author="Glen Riden" w:date="2015-09-27T19:36:00Z">
              <w:r w:rsidRPr="00FB6609">
                <w:rPr>
                  <w:rFonts w:asciiTheme="minorHAnsi" w:hAnsiTheme="minorHAnsi"/>
                  <w:i/>
                  <w:sz w:val="22"/>
                  <w:szCs w:val="22"/>
                  <w:rPrChange w:id="297" w:author="Glen Riden" w:date="2015-09-27T19:38:00Z">
                    <w:rPr>
                      <w:i/>
                    </w:rPr>
                  </w:rPrChange>
                </w:rPr>
                <w:t>&lt;requirements to be inserted here after finalized&gt;</w:t>
              </w:r>
            </w:ins>
            <w:ins w:id="298" w:author="Glen" w:date="2015-09-27T17:23:00Z">
              <w:del w:id="299" w:author="Glen Riden" w:date="2015-09-27T19:36:00Z">
                <w:r w:rsidRPr="00FB6609" w:rsidDel="00302F8E">
                  <w:rPr>
                    <w:rFonts w:asciiTheme="minorHAnsi" w:hAnsiTheme="minorHAnsi"/>
                    <w:i/>
                    <w:sz w:val="22"/>
                    <w:szCs w:val="22"/>
                    <w:rPrChange w:id="300" w:author="Glen Riden" w:date="2015-09-27T19:38:00Z">
                      <w:rPr/>
                    </w:rPrChange>
                  </w:rPr>
                  <w:delText>&lt;requirements involved need to be inserted here&gt;</w:delText>
                </w:r>
              </w:del>
            </w:ins>
          </w:p>
        </w:tc>
      </w:tr>
      <w:tr w:rsidR="00F41728" w:rsidRPr="00FB6609" w14:paraId="2270BE17" w14:textId="77777777" w:rsidTr="00AD439B">
        <w:trPr>
          <w:ins w:id="301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302" w:author="Glen Riden" w:date="2015-09-27T19:30:00Z">
              <w:tcPr>
                <w:tcW w:w="4788" w:type="dxa"/>
              </w:tcPr>
            </w:tcPrChange>
          </w:tcPr>
          <w:p w14:paraId="6C8F7F69" w14:textId="5C22269A" w:rsidR="00F41728" w:rsidRPr="00FB6609" w:rsidRDefault="00F41728" w:rsidP="00F41728">
            <w:pPr>
              <w:rPr>
                <w:ins w:id="303" w:author="Glen" w:date="2015-09-27T17:21:00Z"/>
                <w:rFonts w:asciiTheme="minorHAnsi" w:hAnsiTheme="minorHAnsi"/>
                <w:sz w:val="22"/>
                <w:szCs w:val="22"/>
                <w:rPrChange w:id="304" w:author="Glen Riden" w:date="2015-09-27T19:38:00Z">
                  <w:rPr>
                    <w:ins w:id="305" w:author="Glen" w:date="2015-09-27T17:21:00Z"/>
                  </w:rPr>
                </w:rPrChange>
              </w:rPr>
            </w:pPr>
            <w:ins w:id="306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307" w:author="Glen Riden" w:date="2015-09-27T19:38:00Z">
                    <w:rPr/>
                  </w:rPrChange>
                </w:rPr>
                <w:t>Pre-conditions</w:t>
              </w:r>
            </w:ins>
          </w:p>
        </w:tc>
        <w:tc>
          <w:tcPr>
            <w:tcW w:w="7218" w:type="dxa"/>
            <w:gridSpan w:val="2"/>
            <w:tcPrChange w:id="308" w:author="Glen Riden" w:date="2015-09-27T19:30:00Z">
              <w:tcPr>
                <w:tcW w:w="4788" w:type="dxa"/>
              </w:tcPr>
            </w:tcPrChange>
          </w:tcPr>
          <w:p w14:paraId="5817C1C0" w14:textId="5B6EE140" w:rsidR="00F41728" w:rsidRPr="00FB6609" w:rsidRDefault="00F41728" w:rsidP="00F4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09" w:author="Glen" w:date="2015-09-27T17:21:00Z"/>
                <w:rFonts w:asciiTheme="minorHAnsi" w:hAnsiTheme="minorHAnsi"/>
                <w:sz w:val="22"/>
                <w:szCs w:val="22"/>
                <w:rPrChange w:id="310" w:author="Glen Riden" w:date="2015-09-27T19:38:00Z">
                  <w:rPr>
                    <w:ins w:id="311" w:author="Glen" w:date="2015-09-27T17:21:00Z"/>
                  </w:rPr>
                </w:rPrChange>
              </w:rPr>
            </w:pPr>
            <w:ins w:id="312" w:author="Glen Riden" w:date="2015-09-27T19:51:00Z">
              <w:r w:rsidRPr="00AD2C1D">
                <w:rPr>
                  <w:rFonts w:asciiTheme="minorHAnsi" w:hAnsiTheme="minorHAnsi"/>
                  <w:sz w:val="22"/>
                  <w:szCs w:val="22"/>
                </w:rPr>
                <w:t>The user has access to the software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and is authenticated</w:t>
              </w:r>
              <w:r w:rsidRPr="00AD2C1D">
                <w:rPr>
                  <w:rFonts w:asciiTheme="minorHAnsi" w:hAnsiTheme="minorHAnsi"/>
                  <w:sz w:val="22"/>
                  <w:szCs w:val="22"/>
                </w:rPr>
                <w:t>.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 The user has the appropriate permissions for importing data.</w:t>
              </w:r>
            </w:ins>
            <w:ins w:id="313" w:author="Glen" w:date="2015-09-27T17:23:00Z">
              <w:del w:id="314" w:author="Glen Riden" w:date="2015-09-27T19:28:00Z">
                <w:r w:rsidRPr="00FB6609" w:rsidDel="00AD439B">
                  <w:rPr>
                    <w:rFonts w:asciiTheme="minorHAnsi" w:hAnsiTheme="minorHAnsi"/>
                    <w:sz w:val="22"/>
                    <w:szCs w:val="22"/>
                    <w:rPrChange w:id="315" w:author="Glen Riden" w:date="2015-09-27T19:38:00Z">
                      <w:rPr/>
                    </w:rPrChange>
                  </w:rPr>
                  <w:delText>The software is not installed on the system.</w:delText>
                </w:r>
              </w:del>
            </w:ins>
          </w:p>
        </w:tc>
      </w:tr>
      <w:tr w:rsidR="00FC632D" w:rsidRPr="00FB6609" w14:paraId="76D1BB58" w14:textId="77777777" w:rsidTr="00AD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16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317" w:author="Glen Riden" w:date="2015-09-27T19:30:00Z">
              <w:tcPr>
                <w:tcW w:w="4788" w:type="dxa"/>
              </w:tcPr>
            </w:tcPrChange>
          </w:tcPr>
          <w:p w14:paraId="0E222616" w14:textId="7A8EEE0A" w:rsidR="00FC632D" w:rsidRPr="00FB6609" w:rsidRDefault="00FC632D" w:rsidP="00FC632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18" w:author="Glen" w:date="2015-09-27T17:21:00Z"/>
                <w:rFonts w:asciiTheme="minorHAnsi" w:hAnsiTheme="minorHAnsi"/>
                <w:sz w:val="22"/>
                <w:szCs w:val="22"/>
                <w:rPrChange w:id="319" w:author="Glen Riden" w:date="2015-09-27T19:38:00Z">
                  <w:rPr>
                    <w:ins w:id="320" w:author="Glen" w:date="2015-09-27T17:21:00Z"/>
                  </w:rPr>
                </w:rPrChange>
              </w:rPr>
            </w:pPr>
            <w:ins w:id="321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322" w:author="Glen Riden" w:date="2015-09-27T19:38:00Z">
                    <w:rPr/>
                  </w:rPrChange>
                </w:rPr>
                <w:t>Post-conditions</w:t>
              </w:r>
            </w:ins>
          </w:p>
        </w:tc>
        <w:tc>
          <w:tcPr>
            <w:tcW w:w="7218" w:type="dxa"/>
            <w:gridSpan w:val="2"/>
            <w:tcPrChange w:id="323" w:author="Glen Riden" w:date="2015-09-27T19:30:00Z">
              <w:tcPr>
                <w:tcW w:w="4788" w:type="dxa"/>
              </w:tcPr>
            </w:tcPrChange>
          </w:tcPr>
          <w:p w14:paraId="4F1BC141" w14:textId="3D374273" w:rsidR="00FC632D" w:rsidRPr="00FB6609" w:rsidRDefault="00AD439B" w:rsidP="00FC6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4" w:author="Glen" w:date="2015-09-27T17:21:00Z"/>
                <w:rFonts w:asciiTheme="minorHAnsi" w:hAnsiTheme="minorHAnsi"/>
                <w:sz w:val="22"/>
                <w:szCs w:val="22"/>
                <w:rPrChange w:id="325" w:author="Glen Riden" w:date="2015-09-27T19:38:00Z">
                  <w:rPr>
                    <w:ins w:id="326" w:author="Glen" w:date="2015-09-27T17:21:00Z"/>
                  </w:rPr>
                </w:rPrChange>
              </w:rPr>
            </w:pPr>
            <w:ins w:id="327" w:author="Glen Riden" w:date="2015-09-27T19:28:00Z">
              <w:r w:rsidRPr="00FB6609">
                <w:rPr>
                  <w:rFonts w:asciiTheme="minorHAnsi" w:hAnsiTheme="minorHAnsi"/>
                  <w:sz w:val="22"/>
                  <w:szCs w:val="22"/>
                  <w:rPrChange w:id="328" w:author="Glen Riden" w:date="2015-09-27T19:38:00Z">
                    <w:rPr/>
                  </w:rPrChange>
                </w:rPr>
                <w:t>The files have been selected for processing.</w:t>
              </w:r>
            </w:ins>
            <w:ins w:id="329" w:author="Glen" w:date="2015-09-27T17:23:00Z">
              <w:del w:id="330" w:author="Glen Riden" w:date="2015-09-27T19:28:00Z">
                <w:r w:rsidR="00FC632D" w:rsidRPr="00FB6609" w:rsidDel="00AD439B">
                  <w:rPr>
                    <w:rFonts w:asciiTheme="minorHAnsi" w:hAnsiTheme="minorHAnsi"/>
                    <w:sz w:val="22"/>
                    <w:szCs w:val="22"/>
                    <w:rPrChange w:id="331" w:author="Glen Riden" w:date="2015-09-27T19:38:00Z">
                      <w:rPr/>
                    </w:rPrChange>
                  </w:rPr>
                  <w:delText>The software is installed on the system.</w:delText>
                </w:r>
              </w:del>
            </w:ins>
          </w:p>
        </w:tc>
      </w:tr>
      <w:tr w:rsidR="00FC632D" w:rsidRPr="00FB6609" w14:paraId="2EDB1211" w14:textId="77777777" w:rsidTr="00AD439B">
        <w:trPr>
          <w:ins w:id="332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  <w:tcPrChange w:id="333" w:author="Glen Riden" w:date="2015-09-27T19:30:00Z">
              <w:tcPr>
                <w:tcW w:w="9576" w:type="dxa"/>
                <w:gridSpan w:val="2"/>
              </w:tcPr>
            </w:tcPrChange>
          </w:tcPr>
          <w:p w14:paraId="7E73784D" w14:textId="4026D1AE" w:rsidR="00FC632D" w:rsidRPr="00FB6609" w:rsidRDefault="00FC632D" w:rsidP="00FC632D">
            <w:pPr>
              <w:rPr>
                <w:ins w:id="334" w:author="Glen" w:date="2015-09-27T17:21:00Z"/>
                <w:rFonts w:asciiTheme="minorHAnsi" w:hAnsiTheme="minorHAnsi"/>
                <w:sz w:val="22"/>
                <w:szCs w:val="22"/>
                <w:rPrChange w:id="335" w:author="Glen Riden" w:date="2015-09-27T19:38:00Z">
                  <w:rPr>
                    <w:ins w:id="336" w:author="Glen" w:date="2015-09-27T17:21:00Z"/>
                  </w:rPr>
                </w:rPrChange>
              </w:rPr>
            </w:pPr>
            <w:commentRangeStart w:id="337"/>
            <w:ins w:id="338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339" w:author="Glen Riden" w:date="2015-09-27T19:38:00Z">
                    <w:rPr/>
                  </w:rPrChange>
                </w:rPr>
                <w:t>Course of Events</w:t>
              </w:r>
            </w:ins>
            <w:commentRangeEnd w:id="337"/>
            <w:r w:rsidR="00FB6609">
              <w:rPr>
                <w:rStyle w:val="CommentReference"/>
                <w:b w:val="0"/>
                <w:bCs w:val="0"/>
              </w:rPr>
              <w:commentReference w:id="337"/>
            </w:r>
          </w:p>
        </w:tc>
      </w:tr>
      <w:tr w:rsidR="00FC632D" w:rsidRPr="00FB6609" w14:paraId="29513C32" w14:textId="77777777" w:rsidTr="00AD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40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  <w:tcPrChange w:id="341" w:author="Glen Riden" w:date="2015-09-27T19:30:00Z">
              <w:tcPr>
                <w:tcW w:w="4788" w:type="dxa"/>
              </w:tcPr>
            </w:tcPrChange>
          </w:tcPr>
          <w:p w14:paraId="09F18D6F" w14:textId="09C23FA5" w:rsidR="00FC632D" w:rsidRPr="00FB6609" w:rsidRDefault="00FC632D" w:rsidP="00FC632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342" w:author="Glen" w:date="2015-09-27T17:21:00Z"/>
                <w:rFonts w:asciiTheme="minorHAnsi" w:hAnsiTheme="minorHAnsi"/>
                <w:sz w:val="22"/>
                <w:szCs w:val="22"/>
                <w:rPrChange w:id="343" w:author="Glen Riden" w:date="2015-09-27T19:38:00Z">
                  <w:rPr>
                    <w:ins w:id="344" w:author="Glen" w:date="2015-09-27T17:21:00Z"/>
                  </w:rPr>
                </w:rPrChange>
              </w:rPr>
            </w:pPr>
            <w:ins w:id="345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346" w:author="Glen Riden" w:date="2015-09-27T19:38:00Z">
                    <w:rPr/>
                  </w:rPrChange>
                </w:rPr>
                <w:t>Actor Actions</w:t>
              </w:r>
            </w:ins>
          </w:p>
        </w:tc>
        <w:tc>
          <w:tcPr>
            <w:tcW w:w="4788" w:type="dxa"/>
            <w:tcPrChange w:id="347" w:author="Glen Riden" w:date="2015-09-27T19:30:00Z">
              <w:tcPr>
                <w:tcW w:w="4788" w:type="dxa"/>
              </w:tcPr>
            </w:tcPrChange>
          </w:tcPr>
          <w:p w14:paraId="12CBA3A2" w14:textId="1AC43535" w:rsidR="00FC632D" w:rsidRPr="00FB6609" w:rsidRDefault="00FC632D" w:rsidP="00FC6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48" w:author="Glen" w:date="2015-09-27T17:21:00Z"/>
                <w:rFonts w:asciiTheme="minorHAnsi" w:hAnsiTheme="minorHAnsi"/>
                <w:b/>
                <w:sz w:val="22"/>
                <w:szCs w:val="22"/>
                <w:rPrChange w:id="349" w:author="Glen Riden" w:date="2015-09-27T19:38:00Z">
                  <w:rPr>
                    <w:ins w:id="350" w:author="Glen" w:date="2015-09-27T17:21:00Z"/>
                  </w:rPr>
                </w:rPrChange>
              </w:rPr>
            </w:pPr>
            <w:ins w:id="351" w:author="Glen" w:date="2015-09-27T17:21:00Z">
              <w:r w:rsidRPr="00FB6609">
                <w:rPr>
                  <w:rFonts w:asciiTheme="minorHAnsi" w:hAnsiTheme="minorHAnsi"/>
                  <w:b/>
                  <w:sz w:val="22"/>
                  <w:szCs w:val="22"/>
                  <w:rPrChange w:id="352" w:author="Glen Riden" w:date="2015-09-27T19:38:00Z">
                    <w:rPr/>
                  </w:rPrChange>
                </w:rPr>
                <w:t>System Response</w:t>
              </w:r>
            </w:ins>
          </w:p>
        </w:tc>
      </w:tr>
      <w:tr w:rsidR="00FC632D" w:rsidRPr="00FB6609" w14:paraId="4DE93747" w14:textId="77777777" w:rsidTr="00AD439B">
        <w:trPr>
          <w:ins w:id="353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  <w:tcPrChange w:id="354" w:author="Glen Riden" w:date="2015-09-27T19:30:00Z">
              <w:tcPr>
                <w:tcW w:w="4788" w:type="dxa"/>
              </w:tcPr>
            </w:tcPrChange>
          </w:tcPr>
          <w:p w14:paraId="78D23CFA" w14:textId="18492342" w:rsidR="00FC632D" w:rsidRPr="00FB6609" w:rsidRDefault="00AD439B" w:rsidP="00FC632D">
            <w:pPr>
              <w:rPr>
                <w:ins w:id="355" w:author="Glen" w:date="2015-09-27T17:21:00Z"/>
                <w:rFonts w:asciiTheme="minorHAnsi" w:hAnsiTheme="minorHAnsi"/>
                <w:b w:val="0"/>
                <w:sz w:val="22"/>
                <w:szCs w:val="22"/>
                <w:rPrChange w:id="356" w:author="Glen Riden" w:date="2015-09-27T19:38:00Z">
                  <w:rPr>
                    <w:ins w:id="357" w:author="Glen" w:date="2015-09-27T17:21:00Z"/>
                  </w:rPr>
                </w:rPrChange>
              </w:rPr>
            </w:pPr>
            <w:ins w:id="358" w:author="Glen Riden" w:date="2015-09-27T19:23:00Z">
              <w:r w:rsidRPr="00FB6609">
                <w:rPr>
                  <w:rFonts w:asciiTheme="minorHAnsi" w:hAnsiTheme="minorHAnsi"/>
                  <w:sz w:val="22"/>
                  <w:szCs w:val="22"/>
                  <w:rPrChange w:id="359" w:author="Glen Riden" w:date="2015-09-27T19:38:00Z">
                    <w:rPr/>
                  </w:rPrChange>
                </w:rPr>
                <w:t xml:space="preserve">1. </w:t>
              </w:r>
            </w:ins>
            <w:ins w:id="360" w:author="Glen Riden" w:date="2015-09-27T19:24:00Z">
              <w:r w:rsidRPr="00FB6609">
                <w:rPr>
                  <w:rFonts w:asciiTheme="minorHAnsi" w:hAnsiTheme="minorHAnsi"/>
                  <w:sz w:val="22"/>
                  <w:szCs w:val="22"/>
                  <w:rPrChange w:id="361" w:author="Glen Riden" w:date="2015-09-27T19:38:00Z">
                    <w:rPr/>
                  </w:rPrChange>
                </w:rPr>
                <w:t>User navigates to the directory of files they wish to process</w:t>
              </w:r>
            </w:ins>
          </w:p>
        </w:tc>
        <w:tc>
          <w:tcPr>
            <w:tcW w:w="4788" w:type="dxa"/>
            <w:tcPrChange w:id="362" w:author="Glen Riden" w:date="2015-09-27T19:30:00Z">
              <w:tcPr>
                <w:tcW w:w="4788" w:type="dxa"/>
              </w:tcPr>
            </w:tcPrChange>
          </w:tcPr>
          <w:p w14:paraId="347A2BA5" w14:textId="77777777" w:rsidR="00FC632D" w:rsidRPr="00FB6609" w:rsidRDefault="00FC632D" w:rsidP="00FC6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63" w:author="Glen" w:date="2015-09-27T17:21:00Z"/>
                <w:rFonts w:asciiTheme="minorHAnsi" w:hAnsiTheme="minorHAnsi"/>
                <w:sz w:val="22"/>
                <w:szCs w:val="22"/>
                <w:rPrChange w:id="364" w:author="Glen Riden" w:date="2015-09-27T19:38:00Z">
                  <w:rPr>
                    <w:ins w:id="365" w:author="Glen" w:date="2015-09-27T17:21:00Z"/>
                  </w:rPr>
                </w:rPrChange>
              </w:rPr>
            </w:pPr>
          </w:p>
        </w:tc>
      </w:tr>
      <w:tr w:rsidR="00AD439B" w:rsidRPr="00FB6609" w14:paraId="2537850A" w14:textId="77777777" w:rsidTr="00AD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  <w:tcPrChange w:id="366" w:author="Glen Riden" w:date="2015-09-27T19:30:00Z">
              <w:tcPr>
                <w:tcW w:w="4788" w:type="dxa"/>
              </w:tcPr>
            </w:tcPrChange>
          </w:tcPr>
          <w:p w14:paraId="6452A13E" w14:textId="77777777" w:rsidR="00AD439B" w:rsidRPr="00FB6609" w:rsidRDefault="00AD439B" w:rsidP="00FC632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367" w:author="Glen Riden" w:date="2015-09-27T19:38:00Z">
                  <w:rPr/>
                </w:rPrChange>
              </w:rPr>
            </w:pPr>
          </w:p>
        </w:tc>
        <w:tc>
          <w:tcPr>
            <w:tcW w:w="4788" w:type="dxa"/>
            <w:tcPrChange w:id="368" w:author="Glen Riden" w:date="2015-09-27T19:30:00Z">
              <w:tcPr>
                <w:tcW w:w="4788" w:type="dxa"/>
              </w:tcPr>
            </w:tcPrChange>
          </w:tcPr>
          <w:p w14:paraId="5100C2A1" w14:textId="5DF78F59" w:rsidR="00AD439B" w:rsidRPr="00FB6609" w:rsidRDefault="00AD439B" w:rsidP="00FC6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369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370" w:author="Glen Riden" w:date="2015-09-27T19:38:00Z">
                  <w:rPr/>
                </w:rPrChange>
              </w:rPr>
              <w:t>2. The system loads the files.</w:t>
            </w:r>
          </w:p>
        </w:tc>
      </w:tr>
    </w:tbl>
    <w:p w14:paraId="3638B45F" w14:textId="77777777" w:rsidR="00AD439B" w:rsidRPr="00FB6609" w:rsidRDefault="00AD439B">
      <w:pPr>
        <w:rPr>
          <w:rFonts w:asciiTheme="minorHAnsi" w:hAnsiTheme="minorHAnsi"/>
          <w:sz w:val="22"/>
          <w:szCs w:val="22"/>
          <w:rPrChange w:id="371" w:author="Glen Riden" w:date="2015-09-27T19:38:00Z">
            <w:rPr/>
          </w:rPrChange>
        </w:rPr>
        <w:pPrChange w:id="372" w:author="Glen" w:date="2015-09-27T17:19:00Z">
          <w:pPr>
            <w:pStyle w:val="Heading1"/>
            <w:numPr>
              <w:numId w:val="0"/>
            </w:numPr>
            <w:ind w:left="0" w:firstLine="0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</w:tblGrid>
      <w:tr w:rsidR="00144EFF" w:rsidRPr="00FB6609" w14:paraId="3EAB2B72" w14:textId="77777777" w:rsidTr="001C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F9EEAD8" w14:textId="77777777" w:rsidR="00144EFF" w:rsidRPr="00FB6609" w:rsidRDefault="00144EFF" w:rsidP="001C7416">
            <w:pPr>
              <w:rPr>
                <w:rFonts w:asciiTheme="minorHAnsi" w:hAnsiTheme="minorHAnsi"/>
                <w:sz w:val="22"/>
                <w:szCs w:val="22"/>
                <w:rPrChange w:id="373" w:author="Glen Riden" w:date="2015-09-27T19:38:00Z">
                  <w:rPr/>
                </w:rPrChange>
              </w:rPr>
            </w:pPr>
            <w:commentRangeStart w:id="374"/>
            <w:r w:rsidRPr="00FB6609">
              <w:rPr>
                <w:rFonts w:asciiTheme="minorHAnsi" w:hAnsiTheme="minorHAnsi"/>
                <w:sz w:val="22"/>
                <w:szCs w:val="22"/>
                <w:rPrChange w:id="375" w:author="Glen Riden" w:date="2015-09-27T19:38:00Z">
                  <w:rPr/>
                </w:rPrChange>
              </w:rPr>
              <w:t>Use Case ID</w:t>
            </w:r>
          </w:p>
        </w:tc>
        <w:tc>
          <w:tcPr>
            <w:tcW w:w="7218" w:type="dxa"/>
            <w:gridSpan w:val="2"/>
          </w:tcPr>
          <w:p w14:paraId="3EA44300" w14:textId="4B8B5D78" w:rsidR="00144EFF" w:rsidRPr="00FB6609" w:rsidRDefault="00144E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376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377" w:author="Glen Riden" w:date="2015-09-27T19:38:00Z">
                  <w:rPr/>
                </w:rPrChange>
              </w:rPr>
              <w:t>UC_00</w:t>
            </w:r>
            <w:r w:rsidR="00FB6609" w:rsidRPr="00FB6609">
              <w:rPr>
                <w:rFonts w:asciiTheme="minorHAnsi" w:hAnsiTheme="minorHAnsi"/>
                <w:sz w:val="22"/>
                <w:szCs w:val="22"/>
                <w:rPrChange w:id="378" w:author="Glen Riden" w:date="2015-09-27T19:38:00Z">
                  <w:rPr/>
                </w:rPrChange>
              </w:rPr>
              <w:t>2</w:t>
            </w:r>
          </w:p>
        </w:tc>
      </w:tr>
      <w:tr w:rsidR="00144EFF" w:rsidRPr="00FB6609" w14:paraId="356B9933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7AE8317" w14:textId="77777777" w:rsidR="00144EFF" w:rsidRPr="00FB6609" w:rsidRDefault="00144EFF" w:rsidP="001C7416">
            <w:pPr>
              <w:rPr>
                <w:rFonts w:asciiTheme="minorHAnsi" w:hAnsiTheme="minorHAnsi"/>
                <w:sz w:val="22"/>
                <w:szCs w:val="22"/>
                <w:rPrChange w:id="379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380" w:author="Glen Riden" w:date="2015-09-27T19:38:00Z">
                  <w:rPr/>
                </w:rPrChange>
              </w:rPr>
              <w:t>Use Case Name</w:t>
            </w:r>
          </w:p>
        </w:tc>
        <w:tc>
          <w:tcPr>
            <w:tcW w:w="7218" w:type="dxa"/>
            <w:gridSpan w:val="2"/>
          </w:tcPr>
          <w:p w14:paraId="0CE7D88F" w14:textId="00A98757" w:rsidR="00144EFF" w:rsidRPr="00FB6609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381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382" w:author="Glen Riden" w:date="2015-09-27T19:38:00Z">
                  <w:rPr/>
                </w:rPrChange>
              </w:rPr>
              <w:t>Drag and Drop Files</w:t>
            </w:r>
          </w:p>
        </w:tc>
      </w:tr>
      <w:tr w:rsidR="00144EFF" w:rsidRPr="00FB6609" w14:paraId="78167244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BE11CA7" w14:textId="77777777" w:rsidR="00144EFF" w:rsidRPr="00FB6609" w:rsidRDefault="00144EFF" w:rsidP="001C7416">
            <w:pPr>
              <w:rPr>
                <w:rFonts w:asciiTheme="minorHAnsi" w:hAnsiTheme="minorHAnsi"/>
                <w:sz w:val="22"/>
                <w:szCs w:val="22"/>
                <w:rPrChange w:id="383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384" w:author="Glen Riden" w:date="2015-09-27T19:38:00Z">
                  <w:rPr/>
                </w:rPrChange>
              </w:rPr>
              <w:t>Actor(s)</w:t>
            </w:r>
          </w:p>
        </w:tc>
        <w:tc>
          <w:tcPr>
            <w:tcW w:w="7218" w:type="dxa"/>
            <w:gridSpan w:val="2"/>
          </w:tcPr>
          <w:p w14:paraId="06153ECA" w14:textId="1034DB41" w:rsidR="00144EFF" w:rsidRPr="00FB6609" w:rsidRDefault="00FB6609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385" w:author="Glen Riden" w:date="2015-09-27T19:38:00Z">
                  <w:rPr/>
                </w:rPrChange>
              </w:rPr>
            </w:pPr>
            <w:del w:id="386" w:author="Glen Riden" w:date="2015-09-27T19:45:00Z">
              <w:r w:rsidRPr="00FB6609" w:rsidDel="00F41728">
                <w:rPr>
                  <w:rFonts w:asciiTheme="minorHAnsi" w:hAnsiTheme="minorHAnsi"/>
                  <w:sz w:val="22"/>
                  <w:szCs w:val="22"/>
                  <w:rPrChange w:id="387" w:author="Glen Riden" w:date="2015-09-27T19:38:00Z">
                    <w:rPr/>
                  </w:rPrChange>
                </w:rPr>
                <w:delText>All users</w:delText>
              </w:r>
            </w:del>
            <w:ins w:id="388" w:author="Glen Riden" w:date="2015-09-27T19:45:00Z">
              <w:r w:rsidR="00F41728">
                <w:rPr>
                  <w:rFonts w:asciiTheme="minorHAnsi" w:hAnsiTheme="minorHAnsi"/>
                  <w:sz w:val="22"/>
                  <w:szCs w:val="22"/>
                </w:rPr>
                <w:t>Users</w:t>
              </w:r>
            </w:ins>
          </w:p>
        </w:tc>
      </w:tr>
      <w:tr w:rsidR="00144EFF" w:rsidRPr="00FB6609" w14:paraId="76FEB392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02AA553" w14:textId="77777777" w:rsidR="00144EFF" w:rsidRPr="00FB6609" w:rsidRDefault="00144EFF" w:rsidP="001C7416">
            <w:pPr>
              <w:rPr>
                <w:rFonts w:asciiTheme="minorHAnsi" w:hAnsiTheme="minorHAnsi"/>
                <w:sz w:val="22"/>
                <w:szCs w:val="22"/>
                <w:rPrChange w:id="389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390" w:author="Glen Riden" w:date="2015-09-27T19:38:00Z">
                  <w:rPr/>
                </w:rPrChange>
              </w:rPr>
              <w:t>Purpose</w:t>
            </w:r>
          </w:p>
        </w:tc>
        <w:tc>
          <w:tcPr>
            <w:tcW w:w="7218" w:type="dxa"/>
            <w:gridSpan w:val="2"/>
          </w:tcPr>
          <w:p w14:paraId="4F151620" w14:textId="11624301" w:rsidR="00144EFF" w:rsidRPr="00FB6609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391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392" w:author="Glen Riden" w:date="2015-09-27T19:38:00Z">
                  <w:rPr/>
                </w:rPrChange>
              </w:rPr>
              <w:t>Drag and drop files to the data collection software be uploaded</w:t>
            </w:r>
          </w:p>
        </w:tc>
      </w:tr>
      <w:tr w:rsidR="00144EFF" w:rsidRPr="00FB6609" w14:paraId="2D0AA064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243BE219" w14:textId="77777777" w:rsidR="00144EFF" w:rsidRPr="00FB6609" w:rsidRDefault="00144EFF" w:rsidP="001C7416">
            <w:pPr>
              <w:rPr>
                <w:rFonts w:asciiTheme="minorHAnsi" w:hAnsiTheme="minorHAnsi"/>
                <w:sz w:val="22"/>
                <w:szCs w:val="22"/>
                <w:rPrChange w:id="393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394" w:author="Glen Riden" w:date="2015-09-27T19:38:00Z">
                  <w:rPr/>
                </w:rPrChange>
              </w:rPr>
              <w:t>Overview</w:t>
            </w:r>
          </w:p>
        </w:tc>
        <w:tc>
          <w:tcPr>
            <w:tcW w:w="7218" w:type="dxa"/>
            <w:gridSpan w:val="2"/>
          </w:tcPr>
          <w:p w14:paraId="285DAEE0" w14:textId="01B12947" w:rsidR="00144EFF" w:rsidRPr="00FB6609" w:rsidRDefault="00FB6609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395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396" w:author="Glen Riden" w:date="2015-09-27T19:38:00Z">
                  <w:rPr/>
                </w:rPrChange>
              </w:rPr>
              <w:t>The user can drag and drop files to be uploaded.</w:t>
            </w:r>
          </w:p>
        </w:tc>
      </w:tr>
      <w:tr w:rsidR="00144EFF" w:rsidRPr="00FB6609" w14:paraId="5562E771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BB7EE14" w14:textId="77777777" w:rsidR="00144EFF" w:rsidRPr="00FB6609" w:rsidRDefault="00144EFF" w:rsidP="001C7416">
            <w:pPr>
              <w:rPr>
                <w:rFonts w:asciiTheme="minorHAnsi" w:hAnsiTheme="minorHAnsi"/>
                <w:sz w:val="22"/>
                <w:szCs w:val="22"/>
                <w:rPrChange w:id="397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398" w:author="Glen Riden" w:date="2015-09-27T19:38:00Z">
                  <w:rPr/>
                </w:rPrChange>
              </w:rPr>
              <w:t>Cross-References</w:t>
            </w:r>
          </w:p>
        </w:tc>
        <w:tc>
          <w:tcPr>
            <w:tcW w:w="7218" w:type="dxa"/>
            <w:gridSpan w:val="2"/>
          </w:tcPr>
          <w:p w14:paraId="2A352F43" w14:textId="048926D8" w:rsidR="00144EFF" w:rsidRPr="00FB6609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sz w:val="22"/>
                <w:szCs w:val="22"/>
                <w:rPrChange w:id="399" w:author="Glen Riden" w:date="2015-09-27T19:38:00Z">
                  <w:rPr>
                    <w:i/>
                  </w:rPr>
                </w:rPrChange>
              </w:rPr>
            </w:pPr>
            <w:r w:rsidRPr="00FB6609">
              <w:rPr>
                <w:rFonts w:asciiTheme="minorHAnsi" w:hAnsiTheme="minorHAnsi"/>
                <w:i/>
                <w:sz w:val="22"/>
                <w:szCs w:val="22"/>
                <w:rPrChange w:id="400" w:author="Glen Riden" w:date="2015-09-27T19:38:00Z">
                  <w:rPr>
                    <w:i/>
                  </w:rPr>
                </w:rPrChange>
              </w:rPr>
              <w:t>&lt;requirements to be inserted here after finalized&gt;</w:t>
            </w:r>
          </w:p>
        </w:tc>
      </w:tr>
      <w:tr w:rsidR="00FB6609" w:rsidRPr="00FB6609" w14:paraId="008834EC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E55CC8A" w14:textId="77777777" w:rsidR="00FB6609" w:rsidRPr="00FB6609" w:rsidRDefault="00FB6609" w:rsidP="00FB6609">
            <w:pPr>
              <w:rPr>
                <w:rFonts w:asciiTheme="minorHAnsi" w:hAnsiTheme="minorHAnsi"/>
                <w:sz w:val="22"/>
                <w:szCs w:val="22"/>
                <w:rPrChange w:id="401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402" w:author="Glen Riden" w:date="2015-09-27T19:38:00Z">
                  <w:rPr/>
                </w:rPrChange>
              </w:rPr>
              <w:t>Pre-conditions</w:t>
            </w:r>
          </w:p>
        </w:tc>
        <w:tc>
          <w:tcPr>
            <w:tcW w:w="7218" w:type="dxa"/>
            <w:gridSpan w:val="2"/>
          </w:tcPr>
          <w:p w14:paraId="4C94B8F4" w14:textId="1BF73AD6" w:rsidR="00FB6609" w:rsidRPr="00FB6609" w:rsidRDefault="00FB6609" w:rsidP="00FB66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403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404" w:author="Glen Riden" w:date="2015-09-27T19:38:00Z">
                  <w:rPr/>
                </w:rPrChange>
              </w:rPr>
              <w:t>The user has access to the software</w:t>
            </w:r>
            <w:ins w:id="405" w:author="Glen Riden" w:date="2015-09-27T19:50:00Z">
              <w:r w:rsidR="00F41728">
                <w:rPr>
                  <w:rFonts w:asciiTheme="minorHAnsi" w:hAnsiTheme="minorHAnsi"/>
                  <w:sz w:val="22"/>
                  <w:szCs w:val="22"/>
                </w:rPr>
                <w:t xml:space="preserve"> and is authenticated</w:t>
              </w:r>
            </w:ins>
            <w:del w:id="406" w:author="Glen Riden" w:date="2015-09-27T19:50:00Z">
              <w:r w:rsidRPr="00FB6609" w:rsidDel="00F41728">
                <w:rPr>
                  <w:rFonts w:asciiTheme="minorHAnsi" w:hAnsiTheme="minorHAnsi"/>
                  <w:sz w:val="22"/>
                  <w:szCs w:val="22"/>
                  <w:rPrChange w:id="407" w:author="Glen Riden" w:date="2015-09-27T19:38:00Z">
                    <w:rPr/>
                  </w:rPrChange>
                </w:rPr>
                <w:delText xml:space="preserve"> and is authenticated</w:delText>
              </w:r>
            </w:del>
            <w:r w:rsidRPr="00FB6609">
              <w:rPr>
                <w:rFonts w:asciiTheme="minorHAnsi" w:hAnsiTheme="minorHAnsi"/>
                <w:sz w:val="22"/>
                <w:szCs w:val="22"/>
                <w:rPrChange w:id="408" w:author="Glen Riden" w:date="2015-09-27T19:38:00Z">
                  <w:rPr/>
                </w:rPrChange>
              </w:rPr>
              <w:t>.</w:t>
            </w:r>
            <w:ins w:id="409" w:author="Glen Riden" w:date="2015-09-27T19:50:00Z">
              <w:r w:rsidR="00F41728">
                <w:rPr>
                  <w:rFonts w:asciiTheme="minorHAnsi" w:hAnsiTheme="minorHAnsi"/>
                  <w:sz w:val="22"/>
                  <w:szCs w:val="22"/>
                </w:rPr>
                <w:t xml:space="preserve">  The user has the appropriate permissions for importing data.</w:t>
              </w:r>
            </w:ins>
          </w:p>
        </w:tc>
      </w:tr>
      <w:tr w:rsidR="00FB6609" w:rsidRPr="00FB6609" w14:paraId="0732F6CD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462F1C4" w14:textId="77777777" w:rsidR="00FB6609" w:rsidRPr="00FB6609" w:rsidRDefault="00FB6609" w:rsidP="00FB6609">
            <w:pPr>
              <w:rPr>
                <w:rFonts w:asciiTheme="minorHAnsi" w:hAnsiTheme="minorHAnsi"/>
                <w:sz w:val="22"/>
                <w:szCs w:val="22"/>
                <w:rPrChange w:id="410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411" w:author="Glen Riden" w:date="2015-09-27T19:38:00Z">
                  <w:rPr/>
                </w:rPrChange>
              </w:rPr>
              <w:t>Post-conditions</w:t>
            </w:r>
          </w:p>
        </w:tc>
        <w:tc>
          <w:tcPr>
            <w:tcW w:w="7218" w:type="dxa"/>
            <w:gridSpan w:val="2"/>
          </w:tcPr>
          <w:p w14:paraId="62E1B03D" w14:textId="5CC08F3B" w:rsidR="00FB6609" w:rsidRPr="00FB6609" w:rsidRDefault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412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413" w:author="Glen Riden" w:date="2015-09-27T19:38:00Z">
                  <w:rPr/>
                </w:rPrChange>
              </w:rPr>
              <w:t>The files have been selected for processing.</w:t>
            </w:r>
          </w:p>
        </w:tc>
      </w:tr>
      <w:tr w:rsidR="00FB6609" w:rsidRPr="00FB6609" w14:paraId="3EF5845E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4932DA82" w14:textId="77777777" w:rsidR="00FB6609" w:rsidRPr="00FB6609" w:rsidRDefault="00FB6609" w:rsidP="00FB6609">
            <w:pPr>
              <w:rPr>
                <w:rFonts w:asciiTheme="minorHAnsi" w:hAnsiTheme="minorHAnsi"/>
                <w:sz w:val="22"/>
                <w:szCs w:val="22"/>
                <w:rPrChange w:id="414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415" w:author="Glen Riden" w:date="2015-09-27T19:38:00Z">
                  <w:rPr/>
                </w:rPrChange>
              </w:rPr>
              <w:t>Course of Events</w:t>
            </w:r>
          </w:p>
        </w:tc>
      </w:tr>
      <w:tr w:rsidR="00FB6609" w:rsidRPr="00FB6609" w14:paraId="0AC5DFB6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6BE3ED80" w14:textId="77777777" w:rsidR="00FB6609" w:rsidRPr="00FB6609" w:rsidRDefault="00FB6609" w:rsidP="00FB6609">
            <w:pPr>
              <w:rPr>
                <w:rFonts w:asciiTheme="minorHAnsi" w:hAnsiTheme="minorHAnsi"/>
                <w:sz w:val="22"/>
                <w:szCs w:val="22"/>
                <w:rPrChange w:id="416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417" w:author="Glen Riden" w:date="2015-09-27T19:38:00Z">
                  <w:rPr/>
                </w:rPrChange>
              </w:rPr>
              <w:t>Actor Actions</w:t>
            </w:r>
          </w:p>
        </w:tc>
        <w:tc>
          <w:tcPr>
            <w:tcW w:w="4788" w:type="dxa"/>
          </w:tcPr>
          <w:p w14:paraId="221B4229" w14:textId="77777777" w:rsidR="00FB6609" w:rsidRPr="00FB6609" w:rsidRDefault="00FB6609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 w:val="22"/>
                <w:szCs w:val="22"/>
                <w:rPrChange w:id="418" w:author="Glen Riden" w:date="2015-09-27T19:38:00Z">
                  <w:rPr>
                    <w:b/>
                  </w:rPr>
                </w:rPrChange>
              </w:rPr>
            </w:pPr>
            <w:r w:rsidRPr="00FB6609">
              <w:rPr>
                <w:rFonts w:asciiTheme="minorHAnsi" w:hAnsiTheme="minorHAnsi"/>
                <w:b/>
                <w:sz w:val="22"/>
                <w:szCs w:val="22"/>
                <w:rPrChange w:id="419" w:author="Glen Riden" w:date="2015-09-27T19:38:00Z">
                  <w:rPr>
                    <w:b/>
                  </w:rPr>
                </w:rPrChange>
              </w:rPr>
              <w:t>System Response</w:t>
            </w:r>
          </w:p>
        </w:tc>
      </w:tr>
      <w:commentRangeEnd w:id="374"/>
      <w:tr w:rsidR="00FB6609" w:rsidRPr="00FB6609" w14:paraId="3BC1538C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64240129" w14:textId="02AB09DC" w:rsidR="00FB6609" w:rsidRPr="00FB6609" w:rsidRDefault="00FB6609" w:rsidP="00FB6609">
            <w:pPr>
              <w:rPr>
                <w:rFonts w:asciiTheme="minorHAnsi" w:hAnsiTheme="minorHAnsi"/>
                <w:b w:val="0"/>
                <w:sz w:val="22"/>
                <w:szCs w:val="22"/>
                <w:rPrChange w:id="420" w:author="Glen Riden" w:date="2015-09-27T19:38:00Z">
                  <w:rPr/>
                </w:rPrChange>
              </w:rPr>
            </w:pPr>
            <w:r w:rsidRPr="00FB6609">
              <w:rPr>
                <w:rStyle w:val="CommentReference"/>
                <w:rFonts w:asciiTheme="minorHAnsi" w:hAnsiTheme="minorHAnsi"/>
                <w:sz w:val="22"/>
                <w:szCs w:val="22"/>
                <w:rPrChange w:id="421" w:author="Glen Riden" w:date="2015-09-27T19:38:00Z">
                  <w:rPr>
                    <w:rStyle w:val="CommentReference"/>
                  </w:rPr>
                </w:rPrChange>
              </w:rPr>
              <w:commentReference w:id="374"/>
            </w:r>
            <w:r w:rsidRPr="00FB6609">
              <w:rPr>
                <w:rFonts w:asciiTheme="minorHAnsi" w:hAnsiTheme="minorHAnsi"/>
                <w:sz w:val="22"/>
                <w:szCs w:val="22"/>
                <w:rPrChange w:id="422" w:author="Glen Riden" w:date="2015-09-27T19:38:00Z">
                  <w:rPr/>
                </w:rPrChange>
              </w:rPr>
              <w:t>1. User selects the files they wish to process and drops them into the console.</w:t>
            </w:r>
          </w:p>
        </w:tc>
        <w:tc>
          <w:tcPr>
            <w:tcW w:w="4788" w:type="dxa"/>
          </w:tcPr>
          <w:p w14:paraId="544D7D00" w14:textId="77777777" w:rsidR="00FB6609" w:rsidRPr="00FB6609" w:rsidRDefault="00FB6609" w:rsidP="00FB66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423" w:author="Glen Riden" w:date="2015-09-27T19:38:00Z">
                  <w:rPr/>
                </w:rPrChange>
              </w:rPr>
            </w:pPr>
          </w:p>
        </w:tc>
      </w:tr>
      <w:tr w:rsidR="00FB6609" w:rsidRPr="00FB6609" w14:paraId="1FCB683F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7C01BFFA" w14:textId="77777777" w:rsidR="00FB6609" w:rsidRPr="00FB6609" w:rsidRDefault="00FB6609" w:rsidP="00FB6609">
            <w:pPr>
              <w:rPr>
                <w:rStyle w:val="CommentReference"/>
                <w:rFonts w:asciiTheme="minorHAnsi" w:hAnsiTheme="minorHAnsi"/>
                <w:b w:val="0"/>
                <w:bCs w:val="0"/>
                <w:sz w:val="22"/>
                <w:szCs w:val="22"/>
                <w:rPrChange w:id="424" w:author="Glen Riden" w:date="2015-09-27T19:38:00Z">
                  <w:rPr>
                    <w:rStyle w:val="CommentReference"/>
                    <w:b w:val="0"/>
                    <w:bCs w:val="0"/>
                  </w:rPr>
                </w:rPrChange>
              </w:rPr>
            </w:pPr>
          </w:p>
        </w:tc>
        <w:tc>
          <w:tcPr>
            <w:tcW w:w="4788" w:type="dxa"/>
          </w:tcPr>
          <w:p w14:paraId="6A2EC86A" w14:textId="6645FFB5" w:rsidR="00FB6609" w:rsidRPr="00FB6609" w:rsidRDefault="00FB6609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425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426" w:author="Glen Riden" w:date="2015-09-27T19:38:00Z">
                  <w:rPr>
                    <w:sz w:val="16"/>
                    <w:szCs w:val="16"/>
                  </w:rPr>
                </w:rPrChange>
              </w:rPr>
              <w:t>2. The system loads the files.</w:t>
            </w:r>
          </w:p>
        </w:tc>
      </w:tr>
    </w:tbl>
    <w:p w14:paraId="49EA6449" w14:textId="77777777" w:rsidR="00144EFF" w:rsidRDefault="00144EFF">
      <w:pPr>
        <w:pPrChange w:id="427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</w:tblGrid>
      <w:tr w:rsidR="00144EFF" w:rsidRPr="00FB6609" w14:paraId="7C0CFFFB" w14:textId="77777777" w:rsidTr="001C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0161DC2" w14:textId="77777777" w:rsidR="00144EFF" w:rsidRPr="00F41728" w:rsidRDefault="00144EFF" w:rsidP="001C7416">
            <w:pPr>
              <w:rPr>
                <w:rFonts w:asciiTheme="minorHAnsi" w:hAnsiTheme="minorHAnsi"/>
                <w:sz w:val="22"/>
                <w:szCs w:val="22"/>
                <w:rPrChange w:id="428" w:author="Glen Riden" w:date="2015-09-27T19:44:00Z">
                  <w:rPr/>
                </w:rPrChange>
              </w:rPr>
            </w:pPr>
            <w:commentRangeStart w:id="429"/>
            <w:r w:rsidRPr="00F41728">
              <w:rPr>
                <w:rFonts w:asciiTheme="minorHAnsi" w:hAnsiTheme="minorHAnsi"/>
                <w:sz w:val="22"/>
                <w:szCs w:val="22"/>
                <w:rPrChange w:id="430" w:author="Glen Riden" w:date="2015-09-27T19:44:00Z">
                  <w:rPr/>
                </w:rPrChange>
              </w:rPr>
              <w:t>Use Case ID</w:t>
            </w:r>
          </w:p>
        </w:tc>
        <w:tc>
          <w:tcPr>
            <w:tcW w:w="7218" w:type="dxa"/>
            <w:gridSpan w:val="2"/>
          </w:tcPr>
          <w:p w14:paraId="2B808221" w14:textId="3C3971FF" w:rsidR="00144EFF" w:rsidRPr="00F41728" w:rsidRDefault="00144E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431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432" w:author="Glen Riden" w:date="2015-09-27T19:44:00Z">
                  <w:rPr/>
                </w:rPrChange>
              </w:rPr>
              <w:t>UC_</w:t>
            </w:r>
            <w:del w:id="433" w:author="Glen Riden" w:date="2015-09-27T19:43:00Z">
              <w:r w:rsidRPr="00F41728" w:rsidDel="00FB6609">
                <w:rPr>
                  <w:rFonts w:asciiTheme="minorHAnsi" w:hAnsiTheme="minorHAnsi"/>
                  <w:sz w:val="22"/>
                  <w:szCs w:val="22"/>
                  <w:rPrChange w:id="434" w:author="Glen Riden" w:date="2015-09-27T19:44:00Z">
                    <w:rPr/>
                  </w:rPrChange>
                </w:rPr>
                <w:delText>00X</w:delText>
              </w:r>
            </w:del>
            <w:ins w:id="435" w:author="Glen Riden" w:date="2015-09-27T19:43:00Z">
              <w:r w:rsidR="00FB6609" w:rsidRPr="00F41728">
                <w:rPr>
                  <w:rFonts w:asciiTheme="minorHAnsi" w:hAnsiTheme="minorHAnsi"/>
                  <w:sz w:val="22"/>
                  <w:szCs w:val="22"/>
                  <w:rPrChange w:id="436" w:author="Glen Riden" w:date="2015-09-27T19:44:00Z">
                    <w:rPr/>
                  </w:rPrChange>
                </w:rPr>
                <w:t>00</w:t>
              </w:r>
              <w:r w:rsidR="00FB6609" w:rsidRPr="00F41728">
                <w:rPr>
                  <w:rFonts w:asciiTheme="minorHAnsi" w:hAnsiTheme="minorHAnsi"/>
                  <w:sz w:val="22"/>
                  <w:szCs w:val="22"/>
                </w:rPr>
                <w:t>3</w:t>
              </w:r>
            </w:ins>
          </w:p>
        </w:tc>
      </w:tr>
      <w:tr w:rsidR="00144EFF" w:rsidRPr="00FB6609" w14:paraId="2B7788ED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9C531C7" w14:textId="77777777" w:rsidR="00144EFF" w:rsidRPr="00F41728" w:rsidRDefault="00144EFF" w:rsidP="001C7416">
            <w:pPr>
              <w:rPr>
                <w:rFonts w:asciiTheme="minorHAnsi" w:hAnsiTheme="minorHAnsi"/>
                <w:sz w:val="22"/>
                <w:szCs w:val="22"/>
                <w:rPrChange w:id="437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438" w:author="Glen Riden" w:date="2015-09-27T19:44:00Z">
                  <w:rPr/>
                </w:rPrChange>
              </w:rPr>
              <w:t>Use Case Name</w:t>
            </w:r>
          </w:p>
        </w:tc>
        <w:tc>
          <w:tcPr>
            <w:tcW w:w="7218" w:type="dxa"/>
            <w:gridSpan w:val="2"/>
          </w:tcPr>
          <w:p w14:paraId="3D1360DB" w14:textId="1697486C" w:rsidR="00144EFF" w:rsidRPr="00F41728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439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</w:rPr>
              <w:t>Process Data</w:t>
            </w:r>
          </w:p>
        </w:tc>
      </w:tr>
      <w:tr w:rsidR="00144EFF" w:rsidRPr="00FB6609" w14:paraId="54A64DE6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23CCBDFF" w14:textId="77777777" w:rsidR="00144EFF" w:rsidRPr="00F41728" w:rsidRDefault="00144EFF" w:rsidP="001C7416">
            <w:pPr>
              <w:rPr>
                <w:rFonts w:asciiTheme="minorHAnsi" w:hAnsiTheme="minorHAnsi"/>
                <w:sz w:val="22"/>
                <w:szCs w:val="22"/>
                <w:rPrChange w:id="440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441" w:author="Glen Riden" w:date="2015-09-27T19:44:00Z">
                  <w:rPr/>
                </w:rPrChange>
              </w:rPr>
              <w:t>Actor(s)</w:t>
            </w:r>
          </w:p>
        </w:tc>
        <w:tc>
          <w:tcPr>
            <w:tcW w:w="7218" w:type="dxa"/>
            <w:gridSpan w:val="2"/>
          </w:tcPr>
          <w:p w14:paraId="00A1A792" w14:textId="05A0858A" w:rsidR="00144EFF" w:rsidRPr="00F41728" w:rsidRDefault="00FB66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442" w:author="Glen Riden" w:date="2015-09-27T19:44:00Z">
                  <w:rPr/>
                </w:rPrChange>
              </w:rPr>
            </w:pPr>
            <w:del w:id="443" w:author="Glen Riden" w:date="2015-09-27T19:45:00Z">
              <w:r w:rsidRPr="00F41728" w:rsidDel="00F41728">
                <w:rPr>
                  <w:rFonts w:asciiTheme="minorHAnsi" w:hAnsiTheme="minorHAnsi"/>
                  <w:sz w:val="22"/>
                  <w:szCs w:val="22"/>
                </w:rPr>
                <w:delText>All u</w:delText>
              </w:r>
            </w:del>
            <w:ins w:id="444" w:author="Glen Riden" w:date="2015-09-27T19:45:00Z">
              <w:r w:rsidR="00F41728">
                <w:rPr>
                  <w:rFonts w:asciiTheme="minorHAnsi" w:hAnsiTheme="minorHAnsi"/>
                  <w:sz w:val="22"/>
                  <w:szCs w:val="22"/>
                </w:rPr>
                <w:t>U</w:t>
              </w:r>
            </w:ins>
            <w:r w:rsidRPr="00F41728">
              <w:rPr>
                <w:rFonts w:asciiTheme="minorHAnsi" w:hAnsiTheme="minorHAnsi"/>
                <w:sz w:val="22"/>
                <w:szCs w:val="22"/>
              </w:rPr>
              <w:t>sers</w:t>
            </w:r>
          </w:p>
        </w:tc>
      </w:tr>
      <w:tr w:rsidR="00144EFF" w:rsidRPr="00FB6609" w14:paraId="63CB8C52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B0763CD" w14:textId="77777777" w:rsidR="00144EFF" w:rsidRPr="00F41728" w:rsidRDefault="00144EFF" w:rsidP="001C7416">
            <w:pPr>
              <w:rPr>
                <w:rFonts w:asciiTheme="minorHAnsi" w:hAnsiTheme="minorHAnsi"/>
                <w:sz w:val="22"/>
                <w:szCs w:val="22"/>
                <w:rPrChange w:id="445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446" w:author="Glen Riden" w:date="2015-09-27T19:44:00Z">
                  <w:rPr/>
                </w:rPrChange>
              </w:rPr>
              <w:t>Purpose</w:t>
            </w:r>
          </w:p>
        </w:tc>
        <w:tc>
          <w:tcPr>
            <w:tcW w:w="7218" w:type="dxa"/>
            <w:gridSpan w:val="2"/>
          </w:tcPr>
          <w:p w14:paraId="358C55FD" w14:textId="5065D59D" w:rsidR="00144EFF" w:rsidRPr="00F41728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447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</w:rPr>
              <w:t>User initiates file processing</w:t>
            </w:r>
          </w:p>
        </w:tc>
      </w:tr>
      <w:tr w:rsidR="00144EFF" w:rsidRPr="00FB6609" w14:paraId="78EF513F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2D31596" w14:textId="77777777" w:rsidR="00144EFF" w:rsidRPr="00F41728" w:rsidRDefault="00144EFF" w:rsidP="001C7416">
            <w:pPr>
              <w:rPr>
                <w:rFonts w:asciiTheme="minorHAnsi" w:hAnsiTheme="minorHAnsi"/>
                <w:sz w:val="22"/>
                <w:szCs w:val="22"/>
                <w:rPrChange w:id="448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449" w:author="Glen Riden" w:date="2015-09-27T19:44:00Z">
                  <w:rPr/>
                </w:rPrChange>
              </w:rPr>
              <w:t>Overview</w:t>
            </w:r>
          </w:p>
        </w:tc>
        <w:tc>
          <w:tcPr>
            <w:tcW w:w="7218" w:type="dxa"/>
            <w:gridSpan w:val="2"/>
          </w:tcPr>
          <w:p w14:paraId="46EFCF44" w14:textId="04268C3A" w:rsidR="00144EFF" w:rsidRPr="00F41728" w:rsidRDefault="00FB6609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450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</w:rPr>
              <w:t>The user initiates the action to process the loaded files</w:t>
            </w:r>
          </w:p>
        </w:tc>
      </w:tr>
      <w:tr w:rsidR="00FB6609" w:rsidRPr="00FB6609" w14:paraId="3BE84C84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00CCD29" w14:textId="77777777" w:rsidR="00FB6609" w:rsidRPr="00F41728" w:rsidRDefault="00FB6609" w:rsidP="00FB6609">
            <w:pPr>
              <w:rPr>
                <w:rFonts w:asciiTheme="minorHAnsi" w:hAnsiTheme="minorHAnsi"/>
                <w:sz w:val="22"/>
                <w:szCs w:val="22"/>
                <w:rPrChange w:id="451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452" w:author="Glen Riden" w:date="2015-09-27T19:44:00Z">
                  <w:rPr/>
                </w:rPrChange>
              </w:rPr>
              <w:t>Cross-References</w:t>
            </w:r>
          </w:p>
        </w:tc>
        <w:tc>
          <w:tcPr>
            <w:tcW w:w="7218" w:type="dxa"/>
            <w:gridSpan w:val="2"/>
          </w:tcPr>
          <w:p w14:paraId="56274754" w14:textId="5E7A164D" w:rsidR="00FB6609" w:rsidRPr="00F41728" w:rsidRDefault="00FB6609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sz w:val="22"/>
                <w:szCs w:val="22"/>
                <w:rPrChange w:id="453" w:author="Glen Riden" w:date="2015-09-27T19:44:00Z">
                  <w:rPr>
                    <w:i/>
                  </w:rPr>
                </w:rPrChange>
              </w:rPr>
            </w:pPr>
            <w:r w:rsidRPr="00F41728">
              <w:rPr>
                <w:rFonts w:asciiTheme="minorHAnsi" w:hAnsiTheme="minorHAnsi"/>
                <w:i/>
                <w:sz w:val="22"/>
                <w:szCs w:val="22"/>
                <w:rPrChange w:id="454" w:author="Glen Riden" w:date="2015-09-27T19:44:00Z">
                  <w:rPr>
                    <w:i/>
                  </w:rPr>
                </w:rPrChange>
              </w:rPr>
              <w:t>&lt;requirements to be inserted here after finalized&gt;</w:t>
            </w:r>
          </w:p>
        </w:tc>
      </w:tr>
      <w:tr w:rsidR="00FB6609" w:rsidRPr="00FB6609" w14:paraId="135A3AD0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9CC261D" w14:textId="77777777" w:rsidR="00FB6609" w:rsidRPr="00F41728" w:rsidRDefault="00FB6609" w:rsidP="00FB6609">
            <w:pPr>
              <w:rPr>
                <w:rFonts w:asciiTheme="minorHAnsi" w:hAnsiTheme="minorHAnsi"/>
                <w:sz w:val="22"/>
                <w:szCs w:val="22"/>
                <w:rPrChange w:id="455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456" w:author="Glen Riden" w:date="2015-09-27T19:44:00Z">
                  <w:rPr/>
                </w:rPrChange>
              </w:rPr>
              <w:t>Pre-conditions</w:t>
            </w:r>
          </w:p>
        </w:tc>
        <w:tc>
          <w:tcPr>
            <w:tcW w:w="7218" w:type="dxa"/>
            <w:gridSpan w:val="2"/>
          </w:tcPr>
          <w:p w14:paraId="07DF0F4A" w14:textId="7EB1A517" w:rsidR="00FB6609" w:rsidRPr="00F41728" w:rsidRDefault="00FB6609" w:rsidP="00FB66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457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</w:rPr>
              <w:t>Th</w:t>
            </w:r>
            <w:ins w:id="458" w:author="Glen Riden" w:date="2015-09-27T19:39:00Z">
              <w:r w:rsidRPr="00F41728">
                <w:rPr>
                  <w:rFonts w:asciiTheme="minorHAnsi" w:hAnsiTheme="minorHAnsi"/>
                  <w:sz w:val="22"/>
                  <w:szCs w:val="22"/>
                </w:rPr>
                <w:t>e files have been selected via UC_001 or UC_002</w:t>
              </w:r>
            </w:ins>
            <w:ins w:id="459" w:author="Glen Riden" w:date="2015-09-27T19:40:00Z">
              <w:r w:rsidRPr="00F41728">
                <w:rPr>
                  <w:rFonts w:asciiTheme="minorHAnsi" w:hAnsiTheme="minorHAnsi"/>
                  <w:sz w:val="22"/>
                  <w:szCs w:val="22"/>
                </w:rPr>
                <w:t>.</w:t>
              </w:r>
            </w:ins>
            <w:ins w:id="460" w:author="Glen Riden" w:date="2015-09-27T19:50:00Z">
              <w:r w:rsidR="00F41728">
                <w:rPr>
                  <w:rFonts w:asciiTheme="minorHAnsi" w:hAnsiTheme="minorHAnsi"/>
                  <w:sz w:val="22"/>
                  <w:szCs w:val="22"/>
                </w:rPr>
                <w:t xml:space="preserve">  The user has been authenticated and has the appropriate permissions.</w:t>
              </w:r>
            </w:ins>
          </w:p>
        </w:tc>
      </w:tr>
      <w:tr w:rsidR="00FB6609" w:rsidRPr="00FB6609" w14:paraId="2991A781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78F087F" w14:textId="77777777" w:rsidR="00FB6609" w:rsidRPr="00F41728" w:rsidRDefault="00FB6609" w:rsidP="00FB6609">
            <w:pPr>
              <w:rPr>
                <w:rFonts w:asciiTheme="minorHAnsi" w:hAnsiTheme="minorHAnsi"/>
                <w:sz w:val="22"/>
                <w:szCs w:val="22"/>
                <w:rPrChange w:id="461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462" w:author="Glen Riden" w:date="2015-09-27T19:44:00Z">
                  <w:rPr/>
                </w:rPrChange>
              </w:rPr>
              <w:t>Post-conditions</w:t>
            </w:r>
          </w:p>
        </w:tc>
        <w:tc>
          <w:tcPr>
            <w:tcW w:w="7218" w:type="dxa"/>
            <w:gridSpan w:val="2"/>
          </w:tcPr>
          <w:p w14:paraId="154595D4" w14:textId="703B5132" w:rsidR="00FB6609" w:rsidRPr="00F41728" w:rsidRDefault="00FB6609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463" w:author="Glen Riden" w:date="2015-09-27T19:44:00Z">
                  <w:rPr/>
                </w:rPrChange>
              </w:rPr>
            </w:pPr>
            <w:ins w:id="464" w:author="Glen Riden" w:date="2015-09-27T19:40:00Z">
              <w:r w:rsidRPr="00F41728">
                <w:rPr>
                  <w:rFonts w:asciiTheme="minorHAnsi" w:hAnsiTheme="minorHAnsi"/>
                  <w:sz w:val="22"/>
                  <w:szCs w:val="22"/>
                </w:rPr>
                <w:t>The files are ready to be uploaded in to the database.</w:t>
              </w:r>
            </w:ins>
          </w:p>
        </w:tc>
      </w:tr>
      <w:tr w:rsidR="00FB6609" w:rsidRPr="00FB6609" w14:paraId="7FE9705B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53D3D043" w14:textId="77777777" w:rsidR="00FB6609" w:rsidRPr="00F41728" w:rsidRDefault="00FB6609" w:rsidP="00FB6609">
            <w:pPr>
              <w:rPr>
                <w:rFonts w:asciiTheme="minorHAnsi" w:hAnsiTheme="minorHAnsi"/>
                <w:sz w:val="22"/>
                <w:szCs w:val="22"/>
                <w:rPrChange w:id="465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466" w:author="Glen Riden" w:date="2015-09-27T19:44:00Z">
                  <w:rPr/>
                </w:rPrChange>
              </w:rPr>
              <w:t>Course of Events</w:t>
            </w:r>
          </w:p>
        </w:tc>
      </w:tr>
      <w:tr w:rsidR="00FB6609" w:rsidRPr="00FB6609" w14:paraId="7A395606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398840FB" w14:textId="77777777" w:rsidR="00FB6609" w:rsidRPr="00F41728" w:rsidRDefault="00FB6609" w:rsidP="00FB6609">
            <w:pPr>
              <w:rPr>
                <w:rFonts w:asciiTheme="minorHAnsi" w:hAnsiTheme="minorHAnsi"/>
                <w:sz w:val="22"/>
                <w:szCs w:val="22"/>
                <w:rPrChange w:id="467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468" w:author="Glen Riden" w:date="2015-09-27T19:44:00Z">
                  <w:rPr/>
                </w:rPrChange>
              </w:rPr>
              <w:t>Actor Actions</w:t>
            </w:r>
          </w:p>
        </w:tc>
        <w:tc>
          <w:tcPr>
            <w:tcW w:w="4788" w:type="dxa"/>
          </w:tcPr>
          <w:p w14:paraId="3B31A2A5" w14:textId="77777777" w:rsidR="00FB6609" w:rsidRPr="00F41728" w:rsidRDefault="00FB6609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 w:val="22"/>
                <w:szCs w:val="22"/>
                <w:rPrChange w:id="469" w:author="Glen Riden" w:date="2015-09-27T19:44:00Z">
                  <w:rPr>
                    <w:b/>
                  </w:rPr>
                </w:rPrChange>
              </w:rPr>
            </w:pPr>
            <w:r w:rsidRPr="00F41728">
              <w:rPr>
                <w:rFonts w:asciiTheme="minorHAnsi" w:hAnsiTheme="minorHAnsi"/>
                <w:b/>
                <w:sz w:val="22"/>
                <w:szCs w:val="22"/>
                <w:rPrChange w:id="470" w:author="Glen Riden" w:date="2015-09-27T19:44:00Z">
                  <w:rPr>
                    <w:b/>
                  </w:rPr>
                </w:rPrChange>
              </w:rPr>
              <w:t>System Response</w:t>
            </w:r>
          </w:p>
        </w:tc>
      </w:tr>
      <w:commentRangeEnd w:id="429"/>
      <w:tr w:rsidR="00FB6609" w:rsidRPr="00FB6609" w14:paraId="5D6C3019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04A62C54" w14:textId="2ACE06F2" w:rsidR="00FB6609" w:rsidRPr="00F41728" w:rsidRDefault="00FB6609" w:rsidP="00FB6609">
            <w:pPr>
              <w:rPr>
                <w:rFonts w:asciiTheme="minorHAnsi" w:hAnsiTheme="minorHAnsi"/>
                <w:b w:val="0"/>
                <w:sz w:val="22"/>
                <w:szCs w:val="22"/>
                <w:rPrChange w:id="471" w:author="Glen Riden" w:date="2015-09-27T19:44:00Z">
                  <w:rPr/>
                </w:rPrChange>
              </w:rPr>
            </w:pPr>
            <w:r w:rsidRPr="00F41728">
              <w:rPr>
                <w:rStyle w:val="CommentReference"/>
                <w:rFonts w:asciiTheme="minorHAnsi" w:hAnsiTheme="minorHAnsi"/>
                <w:sz w:val="22"/>
                <w:szCs w:val="22"/>
                <w:rPrChange w:id="472" w:author="Glen Riden" w:date="2015-09-27T19:44:00Z">
                  <w:rPr>
                    <w:rStyle w:val="CommentReference"/>
                  </w:rPr>
                </w:rPrChange>
              </w:rPr>
              <w:commentReference w:id="429"/>
            </w:r>
            <w:ins w:id="473" w:author="Glen Riden" w:date="2015-09-27T19:43:00Z">
              <w:r w:rsidR="00F41728" w:rsidRPr="00F41728">
                <w:rPr>
                  <w:rFonts w:asciiTheme="minorHAnsi" w:hAnsiTheme="minorHAnsi"/>
                  <w:sz w:val="22"/>
                  <w:szCs w:val="22"/>
                  <w:rPrChange w:id="474" w:author="Glen Riden" w:date="2015-09-27T19:44:00Z">
                    <w:rPr/>
                  </w:rPrChange>
                </w:rPr>
                <w:t>1. User initiates the file processing action.</w:t>
              </w:r>
            </w:ins>
          </w:p>
        </w:tc>
        <w:tc>
          <w:tcPr>
            <w:tcW w:w="4788" w:type="dxa"/>
          </w:tcPr>
          <w:p w14:paraId="75FF47A3" w14:textId="77777777" w:rsidR="00FB6609" w:rsidRPr="00F41728" w:rsidRDefault="00FB6609" w:rsidP="00FB66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475" w:author="Glen Riden" w:date="2015-09-27T19:44:00Z">
                  <w:rPr/>
                </w:rPrChange>
              </w:rPr>
            </w:pPr>
          </w:p>
        </w:tc>
      </w:tr>
      <w:tr w:rsidR="00F41728" w:rsidRPr="00FB6609" w14:paraId="32F4E5F4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76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68624DC2" w14:textId="77777777" w:rsidR="00F41728" w:rsidRPr="00F41728" w:rsidRDefault="00F41728" w:rsidP="00FB6609">
            <w:pPr>
              <w:rPr>
                <w:ins w:id="477" w:author="Glen Riden" w:date="2015-09-27T19:44:00Z"/>
                <w:rStyle w:val="CommentReference"/>
                <w:rFonts w:asciiTheme="minorHAnsi" w:hAnsiTheme="minorHAnsi"/>
                <w:b w:val="0"/>
                <w:bCs w:val="0"/>
                <w:sz w:val="22"/>
                <w:szCs w:val="22"/>
                <w:rPrChange w:id="478" w:author="Glen Riden" w:date="2015-09-27T19:44:00Z">
                  <w:rPr>
                    <w:ins w:id="479" w:author="Glen Riden" w:date="2015-09-27T19:44:00Z"/>
                    <w:rStyle w:val="CommentReference"/>
                    <w:b w:val="0"/>
                    <w:bCs w:val="0"/>
                  </w:rPr>
                </w:rPrChange>
              </w:rPr>
            </w:pPr>
          </w:p>
        </w:tc>
        <w:tc>
          <w:tcPr>
            <w:tcW w:w="4788" w:type="dxa"/>
          </w:tcPr>
          <w:p w14:paraId="1E4E0A7B" w14:textId="643D4A2E" w:rsidR="00F41728" w:rsidRPr="00F41728" w:rsidRDefault="00F41728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80" w:author="Glen Riden" w:date="2015-09-27T19:44:00Z"/>
                <w:rFonts w:asciiTheme="minorHAnsi" w:hAnsiTheme="minorHAnsi"/>
                <w:sz w:val="22"/>
                <w:szCs w:val="22"/>
              </w:rPr>
            </w:pPr>
            <w:ins w:id="481" w:author="Glen Riden" w:date="2015-09-27T19:44:00Z">
              <w:r w:rsidRPr="00F41728">
                <w:rPr>
                  <w:rFonts w:asciiTheme="minorHAnsi" w:hAnsiTheme="minorHAnsi"/>
                  <w:sz w:val="22"/>
                  <w:szCs w:val="22"/>
                  <w:rPrChange w:id="482" w:author="Glen Riden" w:date="2015-09-27T19:44:00Z">
                    <w:rPr>
                      <w:sz w:val="16"/>
                      <w:szCs w:val="16"/>
                    </w:rPr>
                  </w:rPrChange>
                </w:rPr>
                <w:t>2. The system processes the files.</w:t>
              </w:r>
            </w:ins>
          </w:p>
        </w:tc>
      </w:tr>
    </w:tbl>
    <w:p w14:paraId="19F4FCF7" w14:textId="77777777" w:rsidR="00FB6609" w:rsidRDefault="00FB6609">
      <w:pPr>
        <w:rPr>
          <w:ins w:id="483" w:author="Glen Riden" w:date="2015-09-27T19:41:00Z"/>
        </w:rPr>
        <w:pPrChange w:id="484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</w:tblGrid>
      <w:tr w:rsidR="00FB6609" w:rsidRPr="00AD2C1D" w14:paraId="6B5B1689" w14:textId="77777777" w:rsidTr="001C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485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6994A06" w14:textId="77777777" w:rsidR="00FB6609" w:rsidRPr="00AD2C1D" w:rsidRDefault="00FB6609" w:rsidP="001C7416">
            <w:pPr>
              <w:rPr>
                <w:ins w:id="486" w:author="Glen Riden" w:date="2015-09-27T19:41:00Z"/>
                <w:rFonts w:asciiTheme="minorHAnsi" w:hAnsiTheme="minorHAnsi"/>
                <w:sz w:val="22"/>
                <w:szCs w:val="22"/>
              </w:rPr>
            </w:pPr>
            <w:ins w:id="487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ID</w:t>
              </w:r>
            </w:ins>
          </w:p>
        </w:tc>
        <w:tc>
          <w:tcPr>
            <w:tcW w:w="7218" w:type="dxa"/>
            <w:gridSpan w:val="2"/>
          </w:tcPr>
          <w:p w14:paraId="21B9AE29" w14:textId="2AF21B2C" w:rsidR="00FB6609" w:rsidRPr="00AD2C1D" w:rsidRDefault="00FB66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488" w:author="Glen Riden" w:date="2015-09-27T19:41:00Z"/>
                <w:rFonts w:asciiTheme="minorHAnsi" w:hAnsiTheme="minorHAnsi"/>
                <w:sz w:val="22"/>
                <w:szCs w:val="22"/>
              </w:rPr>
            </w:pPr>
            <w:ins w:id="489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UC_00</w:t>
              </w:r>
            </w:ins>
            <w:ins w:id="490" w:author="Glen Riden" w:date="2015-09-27T19:44:00Z">
              <w:r w:rsidR="00F41728">
                <w:rPr>
                  <w:rFonts w:asciiTheme="minorHAnsi" w:hAnsiTheme="minorHAnsi"/>
                  <w:sz w:val="22"/>
                  <w:szCs w:val="22"/>
                </w:rPr>
                <w:t>4</w:t>
              </w:r>
            </w:ins>
          </w:p>
        </w:tc>
      </w:tr>
      <w:tr w:rsidR="00FB6609" w:rsidRPr="00AD2C1D" w14:paraId="45FCC16E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91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207C7617" w14:textId="77777777" w:rsidR="00FB6609" w:rsidRPr="00AD2C1D" w:rsidRDefault="00FB6609" w:rsidP="001C7416">
            <w:pPr>
              <w:rPr>
                <w:ins w:id="492" w:author="Glen Riden" w:date="2015-09-27T19:41:00Z"/>
                <w:rFonts w:asciiTheme="minorHAnsi" w:hAnsiTheme="minorHAnsi"/>
                <w:sz w:val="22"/>
                <w:szCs w:val="22"/>
              </w:rPr>
            </w:pPr>
            <w:ins w:id="493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Name</w:t>
              </w:r>
            </w:ins>
          </w:p>
        </w:tc>
        <w:tc>
          <w:tcPr>
            <w:tcW w:w="7218" w:type="dxa"/>
            <w:gridSpan w:val="2"/>
          </w:tcPr>
          <w:p w14:paraId="61CB0E9F" w14:textId="47854091" w:rsidR="00FB6609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94" w:author="Glen Riden" w:date="2015-09-27T19:41:00Z"/>
                <w:rFonts w:asciiTheme="minorHAnsi" w:hAnsiTheme="minorHAnsi"/>
                <w:sz w:val="22"/>
                <w:szCs w:val="22"/>
              </w:rPr>
            </w:pPr>
            <w:ins w:id="495" w:author="Glen Riden" w:date="2015-09-27T19:44:00Z">
              <w:r>
                <w:rPr>
                  <w:rFonts w:asciiTheme="minorHAnsi" w:hAnsiTheme="minorHAnsi"/>
                  <w:sz w:val="22"/>
                  <w:szCs w:val="22"/>
                </w:rPr>
                <w:t>Validate Data</w:t>
              </w:r>
            </w:ins>
          </w:p>
        </w:tc>
      </w:tr>
      <w:tr w:rsidR="00FB6609" w:rsidRPr="00AD2C1D" w14:paraId="3D3647BA" w14:textId="77777777" w:rsidTr="001C7416">
        <w:trPr>
          <w:ins w:id="496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C95605F" w14:textId="77777777" w:rsidR="00FB6609" w:rsidRPr="00AD2C1D" w:rsidRDefault="00FB6609" w:rsidP="001C7416">
            <w:pPr>
              <w:rPr>
                <w:ins w:id="497" w:author="Glen Riden" w:date="2015-09-27T19:41:00Z"/>
                <w:rFonts w:asciiTheme="minorHAnsi" w:hAnsiTheme="minorHAnsi"/>
                <w:sz w:val="22"/>
                <w:szCs w:val="22"/>
              </w:rPr>
            </w:pPr>
            <w:ins w:id="498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Actor(s)</w:t>
              </w:r>
            </w:ins>
          </w:p>
        </w:tc>
        <w:tc>
          <w:tcPr>
            <w:tcW w:w="7218" w:type="dxa"/>
            <w:gridSpan w:val="2"/>
          </w:tcPr>
          <w:p w14:paraId="599ED3F5" w14:textId="572BA348" w:rsidR="00FB6609" w:rsidRPr="00AD2C1D" w:rsidRDefault="00F4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499" w:author="Glen Riden" w:date="2015-09-27T19:41:00Z"/>
                <w:rFonts w:asciiTheme="minorHAnsi" w:hAnsiTheme="minorHAnsi"/>
                <w:sz w:val="22"/>
                <w:szCs w:val="22"/>
              </w:rPr>
            </w:pPr>
            <w:ins w:id="500" w:author="Glen Riden" w:date="2015-09-27T19:44:00Z">
              <w:r>
                <w:rPr>
                  <w:rFonts w:asciiTheme="minorHAnsi" w:hAnsiTheme="minorHAnsi"/>
                  <w:sz w:val="22"/>
                  <w:szCs w:val="22"/>
                </w:rPr>
                <w:t>Users</w:t>
              </w:r>
            </w:ins>
          </w:p>
        </w:tc>
      </w:tr>
      <w:tr w:rsidR="00FB6609" w:rsidRPr="00AD2C1D" w14:paraId="46177DCE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01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66A8FB9" w14:textId="77777777" w:rsidR="00FB6609" w:rsidRPr="00AD2C1D" w:rsidRDefault="00FB6609" w:rsidP="001C7416">
            <w:pPr>
              <w:rPr>
                <w:ins w:id="502" w:author="Glen Riden" w:date="2015-09-27T19:41:00Z"/>
                <w:rFonts w:asciiTheme="minorHAnsi" w:hAnsiTheme="minorHAnsi"/>
                <w:sz w:val="22"/>
                <w:szCs w:val="22"/>
              </w:rPr>
            </w:pPr>
            <w:ins w:id="503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Purpose</w:t>
              </w:r>
            </w:ins>
          </w:p>
        </w:tc>
        <w:tc>
          <w:tcPr>
            <w:tcW w:w="7218" w:type="dxa"/>
            <w:gridSpan w:val="2"/>
          </w:tcPr>
          <w:p w14:paraId="21188E4A" w14:textId="11BF3CC3" w:rsidR="00FB6609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04" w:author="Glen Riden" w:date="2015-09-27T19:41:00Z"/>
                <w:rFonts w:asciiTheme="minorHAnsi" w:hAnsiTheme="minorHAnsi"/>
                <w:sz w:val="22"/>
                <w:szCs w:val="22"/>
              </w:rPr>
            </w:pPr>
            <w:ins w:id="505" w:author="Glen Riden" w:date="2015-09-27T19:45:00Z">
              <w:r>
                <w:rPr>
                  <w:rFonts w:asciiTheme="minorHAnsi" w:hAnsiTheme="minorHAnsi"/>
                  <w:sz w:val="22"/>
                  <w:szCs w:val="22"/>
                </w:rPr>
                <w:t>Validate processed data</w:t>
              </w:r>
            </w:ins>
          </w:p>
        </w:tc>
      </w:tr>
      <w:tr w:rsidR="00FB6609" w:rsidRPr="00AD2C1D" w14:paraId="43E51D16" w14:textId="77777777" w:rsidTr="001C7416">
        <w:trPr>
          <w:ins w:id="506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E422846" w14:textId="77777777" w:rsidR="00FB6609" w:rsidRPr="00AD2C1D" w:rsidRDefault="00FB6609" w:rsidP="001C7416">
            <w:pPr>
              <w:rPr>
                <w:ins w:id="507" w:author="Glen Riden" w:date="2015-09-27T19:41:00Z"/>
                <w:rFonts w:asciiTheme="minorHAnsi" w:hAnsiTheme="minorHAnsi"/>
                <w:sz w:val="22"/>
                <w:szCs w:val="22"/>
              </w:rPr>
            </w:pPr>
            <w:ins w:id="508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Overview</w:t>
              </w:r>
            </w:ins>
          </w:p>
        </w:tc>
        <w:tc>
          <w:tcPr>
            <w:tcW w:w="7218" w:type="dxa"/>
            <w:gridSpan w:val="2"/>
          </w:tcPr>
          <w:p w14:paraId="1B0FB024" w14:textId="40A03F36" w:rsidR="00FB6609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09" w:author="Glen Riden" w:date="2015-09-27T19:41:00Z"/>
                <w:rFonts w:asciiTheme="minorHAnsi" w:hAnsiTheme="minorHAnsi"/>
                <w:sz w:val="22"/>
                <w:szCs w:val="22"/>
              </w:rPr>
            </w:pPr>
            <w:ins w:id="510" w:author="Glen Riden" w:date="2015-09-27T19:45:00Z">
              <w:r>
                <w:rPr>
                  <w:rFonts w:asciiTheme="minorHAnsi" w:hAnsiTheme="minorHAnsi"/>
                  <w:sz w:val="22"/>
                  <w:szCs w:val="22"/>
                </w:rPr>
                <w:t>The system validates the data being processed based on the device and medical data type.</w:t>
              </w:r>
            </w:ins>
          </w:p>
        </w:tc>
      </w:tr>
      <w:tr w:rsidR="00FB6609" w:rsidRPr="00AD2C1D" w14:paraId="550D2DEE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11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7999DD3" w14:textId="77777777" w:rsidR="00FB6609" w:rsidRPr="00AD2C1D" w:rsidRDefault="00FB6609" w:rsidP="001C7416">
            <w:pPr>
              <w:rPr>
                <w:ins w:id="512" w:author="Glen Riden" w:date="2015-09-27T19:41:00Z"/>
                <w:rFonts w:asciiTheme="minorHAnsi" w:hAnsiTheme="minorHAnsi"/>
                <w:sz w:val="22"/>
                <w:szCs w:val="22"/>
              </w:rPr>
            </w:pPr>
            <w:ins w:id="513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Cross-References</w:t>
              </w:r>
            </w:ins>
          </w:p>
        </w:tc>
        <w:tc>
          <w:tcPr>
            <w:tcW w:w="7218" w:type="dxa"/>
            <w:gridSpan w:val="2"/>
          </w:tcPr>
          <w:p w14:paraId="6B487068" w14:textId="77777777" w:rsidR="00FB6609" w:rsidRPr="00AD2C1D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14" w:author="Glen Riden" w:date="2015-09-27T19:41:00Z"/>
                <w:rFonts w:asciiTheme="minorHAnsi" w:hAnsiTheme="minorHAnsi"/>
                <w:i/>
                <w:sz w:val="22"/>
                <w:szCs w:val="22"/>
              </w:rPr>
            </w:pPr>
            <w:ins w:id="515" w:author="Glen Riden" w:date="2015-09-27T19:41:00Z">
              <w:r w:rsidRPr="00AD2C1D">
                <w:rPr>
                  <w:rFonts w:asciiTheme="minorHAnsi" w:hAnsiTheme="minorHAnsi"/>
                  <w:i/>
                  <w:sz w:val="22"/>
                  <w:szCs w:val="22"/>
                </w:rPr>
                <w:t>&lt;requirements to be inserted here after finalized&gt;</w:t>
              </w:r>
            </w:ins>
          </w:p>
        </w:tc>
      </w:tr>
      <w:tr w:rsidR="00FB6609" w:rsidRPr="00AD2C1D" w14:paraId="16ACBC5E" w14:textId="77777777" w:rsidTr="001C7416">
        <w:trPr>
          <w:ins w:id="516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5A7EFE1" w14:textId="77777777" w:rsidR="00FB6609" w:rsidRPr="00AD2C1D" w:rsidRDefault="00FB6609" w:rsidP="001C7416">
            <w:pPr>
              <w:rPr>
                <w:ins w:id="517" w:author="Glen Riden" w:date="2015-09-27T19:41:00Z"/>
                <w:rFonts w:asciiTheme="minorHAnsi" w:hAnsiTheme="minorHAnsi"/>
                <w:sz w:val="22"/>
                <w:szCs w:val="22"/>
              </w:rPr>
            </w:pPr>
            <w:ins w:id="518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Pre-conditions</w:t>
              </w:r>
            </w:ins>
          </w:p>
        </w:tc>
        <w:tc>
          <w:tcPr>
            <w:tcW w:w="7218" w:type="dxa"/>
            <w:gridSpan w:val="2"/>
          </w:tcPr>
          <w:p w14:paraId="46AA8492" w14:textId="5A9A2114" w:rsidR="00FB6609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19" w:author="Glen Riden" w:date="2015-09-27T19:41:00Z"/>
                <w:rFonts w:asciiTheme="minorHAnsi" w:hAnsiTheme="minorHAnsi"/>
                <w:sz w:val="22"/>
                <w:szCs w:val="22"/>
              </w:rPr>
            </w:pPr>
            <w:ins w:id="520" w:author="Glen Riden" w:date="2015-09-27T19:46:00Z">
              <w:r>
                <w:rPr>
                  <w:rFonts w:asciiTheme="minorHAnsi" w:hAnsiTheme="minorHAnsi"/>
                  <w:sz w:val="22"/>
                  <w:szCs w:val="22"/>
                </w:rPr>
                <w:t>The files have been loaded via use case #1 or #2 and the processing step has been initiated.</w:t>
              </w:r>
            </w:ins>
            <w:ins w:id="521" w:author="Glen Riden" w:date="2015-09-27T19:49:00Z">
              <w:r>
                <w:rPr>
                  <w:rFonts w:asciiTheme="minorHAnsi" w:hAnsiTheme="minorHAnsi"/>
                  <w:sz w:val="22"/>
                  <w:szCs w:val="22"/>
                </w:rPr>
                <w:t xml:space="preserve">  The user has been authenticated and has the appropriate permissions.</w:t>
              </w:r>
            </w:ins>
          </w:p>
        </w:tc>
      </w:tr>
      <w:tr w:rsidR="00FB6609" w:rsidRPr="00AD2C1D" w14:paraId="3147D292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22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BC32821" w14:textId="77777777" w:rsidR="00FB6609" w:rsidRPr="00AD2C1D" w:rsidRDefault="00FB6609" w:rsidP="001C7416">
            <w:pPr>
              <w:rPr>
                <w:ins w:id="523" w:author="Glen Riden" w:date="2015-09-27T19:41:00Z"/>
                <w:rFonts w:asciiTheme="minorHAnsi" w:hAnsiTheme="minorHAnsi"/>
                <w:sz w:val="22"/>
                <w:szCs w:val="22"/>
              </w:rPr>
            </w:pPr>
            <w:ins w:id="524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Post-conditions</w:t>
              </w:r>
            </w:ins>
          </w:p>
        </w:tc>
        <w:tc>
          <w:tcPr>
            <w:tcW w:w="7218" w:type="dxa"/>
            <w:gridSpan w:val="2"/>
          </w:tcPr>
          <w:p w14:paraId="08E76CDB" w14:textId="146D7125" w:rsidR="00FB6609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25" w:author="Glen Riden" w:date="2015-09-27T19:41:00Z"/>
                <w:rFonts w:asciiTheme="minorHAnsi" w:hAnsiTheme="minorHAnsi"/>
                <w:sz w:val="22"/>
                <w:szCs w:val="22"/>
              </w:rPr>
            </w:pPr>
            <w:ins w:id="526" w:author="Glen Riden" w:date="2015-09-27T19:46:00Z">
              <w:r>
                <w:rPr>
                  <w:rFonts w:asciiTheme="minorHAnsi" w:hAnsiTheme="minorHAnsi"/>
                  <w:sz w:val="22"/>
                  <w:szCs w:val="22"/>
                </w:rPr>
                <w:t>The files are determined to be valid or invalid.</w:t>
              </w:r>
            </w:ins>
          </w:p>
        </w:tc>
      </w:tr>
      <w:tr w:rsidR="00FB6609" w:rsidRPr="00AD2C1D" w14:paraId="7FC28C5A" w14:textId="77777777" w:rsidTr="001C7416">
        <w:trPr>
          <w:ins w:id="527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2B65E9AE" w14:textId="77777777" w:rsidR="00FB6609" w:rsidRPr="00AD2C1D" w:rsidRDefault="00FB6609" w:rsidP="001C7416">
            <w:pPr>
              <w:rPr>
                <w:ins w:id="528" w:author="Glen Riden" w:date="2015-09-27T19:41:00Z"/>
                <w:rFonts w:asciiTheme="minorHAnsi" w:hAnsiTheme="minorHAnsi"/>
                <w:sz w:val="22"/>
                <w:szCs w:val="22"/>
              </w:rPr>
            </w:pPr>
            <w:ins w:id="529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Course of Events</w:t>
              </w:r>
            </w:ins>
          </w:p>
        </w:tc>
      </w:tr>
      <w:tr w:rsidR="00FB6609" w:rsidRPr="00AD2C1D" w14:paraId="59292E2F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30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658F5839" w14:textId="77777777" w:rsidR="00FB6609" w:rsidRPr="00AD2C1D" w:rsidRDefault="00FB6609" w:rsidP="001C7416">
            <w:pPr>
              <w:rPr>
                <w:ins w:id="531" w:author="Glen Riden" w:date="2015-09-27T19:41:00Z"/>
                <w:rFonts w:asciiTheme="minorHAnsi" w:hAnsiTheme="minorHAnsi"/>
                <w:sz w:val="22"/>
                <w:szCs w:val="22"/>
              </w:rPr>
            </w:pPr>
            <w:ins w:id="532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 Actions</w:t>
              </w:r>
            </w:ins>
          </w:p>
        </w:tc>
        <w:tc>
          <w:tcPr>
            <w:tcW w:w="4788" w:type="dxa"/>
          </w:tcPr>
          <w:p w14:paraId="4738628A" w14:textId="77777777" w:rsidR="00FB6609" w:rsidRPr="00AD2C1D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33" w:author="Glen Riden" w:date="2015-09-27T19:41:00Z"/>
                <w:rFonts w:asciiTheme="minorHAnsi" w:hAnsiTheme="minorHAnsi"/>
                <w:b/>
                <w:sz w:val="22"/>
                <w:szCs w:val="22"/>
              </w:rPr>
            </w:pPr>
            <w:ins w:id="534" w:author="Glen Riden" w:date="2015-09-27T19:41:00Z">
              <w:r w:rsidRPr="00AD2C1D">
                <w:rPr>
                  <w:rFonts w:asciiTheme="minorHAnsi" w:hAnsiTheme="minorHAnsi"/>
                  <w:b/>
                  <w:sz w:val="22"/>
                  <w:szCs w:val="22"/>
                </w:rPr>
                <w:t>System Response</w:t>
              </w:r>
            </w:ins>
          </w:p>
        </w:tc>
      </w:tr>
      <w:tr w:rsidR="00FB6609" w:rsidRPr="00AD2C1D" w14:paraId="7C577E83" w14:textId="77777777" w:rsidTr="001C7416">
        <w:trPr>
          <w:ins w:id="535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1BDDAA0D" w14:textId="17ABE85B" w:rsidR="00FB6609" w:rsidRPr="00F41728" w:rsidRDefault="00F41728">
            <w:pPr>
              <w:rPr>
                <w:ins w:id="536" w:author="Glen Riden" w:date="2015-09-27T19:41:00Z"/>
                <w:rFonts w:asciiTheme="minorHAnsi" w:hAnsiTheme="minorHAnsi"/>
                <w:b w:val="0"/>
                <w:sz w:val="22"/>
                <w:szCs w:val="22"/>
                <w:rPrChange w:id="537" w:author="Glen Riden" w:date="2015-09-27T19:47:00Z">
                  <w:rPr>
                    <w:ins w:id="538" w:author="Glen Riden" w:date="2015-09-27T19:41:00Z"/>
                  </w:rPr>
                </w:rPrChange>
              </w:rPr>
            </w:pPr>
            <w:ins w:id="539" w:author="Glen Riden" w:date="2015-09-27T19:46:00Z">
              <w:r w:rsidRPr="00F41728">
                <w:rPr>
                  <w:rFonts w:asciiTheme="minorHAnsi" w:hAnsiTheme="minorHAnsi"/>
                  <w:sz w:val="22"/>
                  <w:szCs w:val="22"/>
                </w:rPr>
                <w:t xml:space="preserve">1. The process data </w:t>
              </w:r>
            </w:ins>
            <w:ins w:id="540" w:author="Glen Riden" w:date="2015-09-27T19:47:00Z">
              <w:r w:rsidRPr="00F41728">
                <w:rPr>
                  <w:rFonts w:asciiTheme="minorHAnsi" w:hAnsiTheme="minorHAnsi"/>
                  <w:sz w:val="22"/>
                  <w:szCs w:val="22"/>
                </w:rPr>
                <w:t>use case initiates the validation of the files.</w:t>
              </w:r>
            </w:ins>
          </w:p>
        </w:tc>
        <w:tc>
          <w:tcPr>
            <w:tcW w:w="4788" w:type="dxa"/>
          </w:tcPr>
          <w:p w14:paraId="21D17A8F" w14:textId="77777777" w:rsidR="00FB6609" w:rsidRPr="00AD2C1D" w:rsidRDefault="00FB6609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41" w:author="Glen Riden" w:date="2015-09-27T19:41:00Z"/>
                <w:rFonts w:asciiTheme="minorHAnsi" w:hAnsiTheme="minorHAnsi"/>
                <w:sz w:val="22"/>
                <w:szCs w:val="22"/>
              </w:rPr>
            </w:pPr>
          </w:p>
        </w:tc>
      </w:tr>
      <w:tr w:rsidR="00F41728" w:rsidRPr="00AD2C1D" w14:paraId="07C94D77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42" w:author="Glen Riden" w:date="2015-09-27T19:4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5BD8A59D" w14:textId="77777777" w:rsidR="00F41728" w:rsidRDefault="00F41728" w:rsidP="00F41728">
            <w:pPr>
              <w:rPr>
                <w:ins w:id="543" w:author="Glen Riden" w:date="2015-09-27T19:47:00Z"/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788" w:type="dxa"/>
          </w:tcPr>
          <w:p w14:paraId="21565360" w14:textId="2A6A1908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44" w:author="Glen Riden" w:date="2015-09-27T19:47:00Z"/>
                <w:rFonts w:asciiTheme="minorHAnsi" w:hAnsiTheme="minorHAnsi"/>
                <w:sz w:val="22"/>
                <w:szCs w:val="22"/>
              </w:rPr>
            </w:pPr>
            <w:ins w:id="545" w:author="Glen Riden" w:date="2015-09-27T19:47:00Z">
              <w:r>
                <w:rPr>
                  <w:rFonts w:asciiTheme="minorHAnsi" w:hAnsiTheme="minorHAnsi"/>
                  <w:sz w:val="22"/>
                  <w:szCs w:val="22"/>
                </w:rPr>
                <w:t>2. The system validates the files.</w:t>
              </w:r>
            </w:ins>
          </w:p>
        </w:tc>
      </w:tr>
    </w:tbl>
    <w:p w14:paraId="4B726708" w14:textId="77777777" w:rsidR="00FB6609" w:rsidRDefault="00FB6609">
      <w:pPr>
        <w:rPr>
          <w:ins w:id="546" w:author="Glen Riden" w:date="2015-09-27T19:41:00Z"/>
        </w:rPr>
        <w:pPrChange w:id="547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</w:tblGrid>
      <w:tr w:rsidR="00FB6609" w:rsidRPr="00AD2C1D" w14:paraId="653D71E0" w14:textId="77777777" w:rsidTr="001C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548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EE7877A" w14:textId="77777777" w:rsidR="00FB6609" w:rsidRPr="00AD2C1D" w:rsidRDefault="00FB6609" w:rsidP="001C7416">
            <w:pPr>
              <w:rPr>
                <w:ins w:id="549" w:author="Glen Riden" w:date="2015-09-27T19:41:00Z"/>
                <w:rFonts w:asciiTheme="minorHAnsi" w:hAnsiTheme="minorHAnsi"/>
                <w:sz w:val="22"/>
                <w:szCs w:val="22"/>
              </w:rPr>
            </w:pPr>
            <w:ins w:id="550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ID</w:t>
              </w:r>
            </w:ins>
          </w:p>
        </w:tc>
        <w:tc>
          <w:tcPr>
            <w:tcW w:w="7218" w:type="dxa"/>
            <w:gridSpan w:val="2"/>
          </w:tcPr>
          <w:p w14:paraId="134550E7" w14:textId="6D1486D3" w:rsidR="00FB6609" w:rsidRPr="00AD2C1D" w:rsidRDefault="00FB66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551" w:author="Glen Riden" w:date="2015-09-27T19:41:00Z"/>
                <w:rFonts w:asciiTheme="minorHAnsi" w:hAnsiTheme="minorHAnsi"/>
                <w:sz w:val="22"/>
                <w:szCs w:val="22"/>
              </w:rPr>
            </w:pPr>
            <w:ins w:id="552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UC_00</w:t>
              </w:r>
            </w:ins>
            <w:ins w:id="553" w:author="Glen Riden" w:date="2015-09-27T19:44:00Z">
              <w:r w:rsidR="00F41728">
                <w:rPr>
                  <w:rFonts w:asciiTheme="minorHAnsi" w:hAnsiTheme="minorHAnsi"/>
                  <w:sz w:val="22"/>
                  <w:szCs w:val="22"/>
                </w:rPr>
                <w:t>5</w:t>
              </w:r>
            </w:ins>
          </w:p>
        </w:tc>
      </w:tr>
      <w:tr w:rsidR="00FB6609" w:rsidRPr="00AD2C1D" w14:paraId="1C4AF72F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54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14694EA" w14:textId="77777777" w:rsidR="00FB6609" w:rsidRPr="00AD2C1D" w:rsidRDefault="00FB6609" w:rsidP="001C7416">
            <w:pPr>
              <w:rPr>
                <w:ins w:id="555" w:author="Glen Riden" w:date="2015-09-27T19:41:00Z"/>
                <w:rFonts w:asciiTheme="minorHAnsi" w:hAnsiTheme="minorHAnsi"/>
                <w:sz w:val="22"/>
                <w:szCs w:val="22"/>
              </w:rPr>
            </w:pPr>
            <w:ins w:id="556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Name</w:t>
              </w:r>
            </w:ins>
          </w:p>
        </w:tc>
        <w:tc>
          <w:tcPr>
            <w:tcW w:w="7218" w:type="dxa"/>
            <w:gridSpan w:val="2"/>
          </w:tcPr>
          <w:p w14:paraId="0BCB9620" w14:textId="434F19F4" w:rsidR="00FB6609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57" w:author="Glen Riden" w:date="2015-09-27T19:41:00Z"/>
                <w:rFonts w:asciiTheme="minorHAnsi" w:hAnsiTheme="minorHAnsi"/>
                <w:sz w:val="22"/>
                <w:szCs w:val="22"/>
              </w:rPr>
            </w:pPr>
            <w:ins w:id="558" w:author="Glen Riden" w:date="2015-09-27T19:47:00Z">
              <w:r>
                <w:rPr>
                  <w:rFonts w:asciiTheme="minorHAnsi" w:hAnsiTheme="minorHAnsi"/>
                  <w:sz w:val="22"/>
                  <w:szCs w:val="22"/>
                </w:rPr>
                <w:t>Upload Data</w:t>
              </w:r>
            </w:ins>
          </w:p>
        </w:tc>
      </w:tr>
      <w:tr w:rsidR="00FB6609" w:rsidRPr="00AD2C1D" w14:paraId="687A3B4E" w14:textId="77777777" w:rsidTr="001C7416">
        <w:trPr>
          <w:ins w:id="559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2F995D7" w14:textId="77777777" w:rsidR="00FB6609" w:rsidRPr="00AD2C1D" w:rsidRDefault="00FB6609" w:rsidP="001C7416">
            <w:pPr>
              <w:rPr>
                <w:ins w:id="560" w:author="Glen Riden" w:date="2015-09-27T19:41:00Z"/>
                <w:rFonts w:asciiTheme="minorHAnsi" w:hAnsiTheme="minorHAnsi"/>
                <w:sz w:val="22"/>
                <w:szCs w:val="22"/>
              </w:rPr>
            </w:pPr>
            <w:ins w:id="561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Actor(s)</w:t>
              </w:r>
            </w:ins>
          </w:p>
        </w:tc>
        <w:tc>
          <w:tcPr>
            <w:tcW w:w="7218" w:type="dxa"/>
            <w:gridSpan w:val="2"/>
          </w:tcPr>
          <w:p w14:paraId="3BF60713" w14:textId="4CA37B82" w:rsidR="00FB6609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62" w:author="Glen Riden" w:date="2015-09-27T19:41:00Z"/>
                <w:rFonts w:asciiTheme="minorHAnsi" w:hAnsiTheme="minorHAnsi"/>
                <w:sz w:val="22"/>
                <w:szCs w:val="22"/>
              </w:rPr>
            </w:pPr>
            <w:ins w:id="563" w:author="Glen Riden" w:date="2015-09-27T19:47:00Z">
              <w:r>
                <w:rPr>
                  <w:rFonts w:asciiTheme="minorHAnsi" w:hAnsiTheme="minorHAnsi"/>
                  <w:sz w:val="22"/>
                  <w:szCs w:val="22"/>
                </w:rPr>
                <w:t>Users</w:t>
              </w:r>
            </w:ins>
          </w:p>
        </w:tc>
      </w:tr>
      <w:tr w:rsidR="00FB6609" w:rsidRPr="00AD2C1D" w14:paraId="08847937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64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4421EDD" w14:textId="77777777" w:rsidR="00FB6609" w:rsidRPr="00AD2C1D" w:rsidRDefault="00FB6609" w:rsidP="001C7416">
            <w:pPr>
              <w:rPr>
                <w:ins w:id="565" w:author="Glen Riden" w:date="2015-09-27T19:41:00Z"/>
                <w:rFonts w:asciiTheme="minorHAnsi" w:hAnsiTheme="minorHAnsi"/>
                <w:sz w:val="22"/>
                <w:szCs w:val="22"/>
              </w:rPr>
            </w:pPr>
            <w:ins w:id="566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Purpose</w:t>
              </w:r>
            </w:ins>
          </w:p>
        </w:tc>
        <w:tc>
          <w:tcPr>
            <w:tcW w:w="7218" w:type="dxa"/>
            <w:gridSpan w:val="2"/>
          </w:tcPr>
          <w:p w14:paraId="67A6E3F7" w14:textId="36C60A36" w:rsidR="00FB6609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67" w:author="Glen Riden" w:date="2015-09-27T19:41:00Z"/>
                <w:rFonts w:asciiTheme="minorHAnsi" w:hAnsiTheme="minorHAnsi"/>
                <w:sz w:val="22"/>
                <w:szCs w:val="22"/>
              </w:rPr>
            </w:pPr>
            <w:ins w:id="568" w:author="Glen Riden" w:date="2015-09-27T19:47:00Z">
              <w:r>
                <w:rPr>
                  <w:rFonts w:asciiTheme="minorHAnsi" w:hAnsiTheme="minorHAnsi"/>
                  <w:sz w:val="22"/>
                  <w:szCs w:val="22"/>
                </w:rPr>
                <w:t>Upload data into the database</w:t>
              </w:r>
            </w:ins>
          </w:p>
        </w:tc>
      </w:tr>
      <w:tr w:rsidR="00FB6609" w:rsidRPr="00AD2C1D" w14:paraId="3BF0259B" w14:textId="77777777" w:rsidTr="001C7416">
        <w:trPr>
          <w:ins w:id="569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D2AD778" w14:textId="77777777" w:rsidR="00FB6609" w:rsidRPr="00AD2C1D" w:rsidRDefault="00FB6609" w:rsidP="001C7416">
            <w:pPr>
              <w:rPr>
                <w:ins w:id="570" w:author="Glen Riden" w:date="2015-09-27T19:41:00Z"/>
                <w:rFonts w:asciiTheme="minorHAnsi" w:hAnsiTheme="minorHAnsi"/>
                <w:sz w:val="22"/>
                <w:szCs w:val="22"/>
              </w:rPr>
            </w:pPr>
            <w:ins w:id="571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Overview</w:t>
              </w:r>
            </w:ins>
          </w:p>
        </w:tc>
        <w:tc>
          <w:tcPr>
            <w:tcW w:w="7218" w:type="dxa"/>
            <w:gridSpan w:val="2"/>
          </w:tcPr>
          <w:p w14:paraId="4F99020A" w14:textId="42F9A312" w:rsidR="00FB6609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72" w:author="Glen Riden" w:date="2015-09-27T19:41:00Z"/>
                <w:rFonts w:asciiTheme="minorHAnsi" w:hAnsiTheme="minorHAnsi"/>
                <w:sz w:val="22"/>
                <w:szCs w:val="22"/>
              </w:rPr>
            </w:pPr>
            <w:ins w:id="573" w:author="Glen Riden" w:date="2015-09-27T19:47:00Z">
              <w:r>
                <w:rPr>
                  <w:rFonts w:asciiTheme="minorHAnsi" w:hAnsiTheme="minorHAnsi"/>
                  <w:sz w:val="22"/>
                  <w:szCs w:val="22"/>
                </w:rPr>
                <w:t>The software uploads the validated data into the SQL database.</w:t>
              </w:r>
            </w:ins>
          </w:p>
        </w:tc>
      </w:tr>
      <w:tr w:rsidR="00FB6609" w:rsidRPr="00AD2C1D" w14:paraId="67F2F608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74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6DF7B56" w14:textId="77777777" w:rsidR="00FB6609" w:rsidRPr="00AD2C1D" w:rsidRDefault="00FB6609" w:rsidP="001C7416">
            <w:pPr>
              <w:rPr>
                <w:ins w:id="575" w:author="Glen Riden" w:date="2015-09-27T19:41:00Z"/>
                <w:rFonts w:asciiTheme="minorHAnsi" w:hAnsiTheme="minorHAnsi"/>
                <w:sz w:val="22"/>
                <w:szCs w:val="22"/>
              </w:rPr>
            </w:pPr>
            <w:ins w:id="576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Cross-References</w:t>
              </w:r>
            </w:ins>
          </w:p>
        </w:tc>
        <w:tc>
          <w:tcPr>
            <w:tcW w:w="7218" w:type="dxa"/>
            <w:gridSpan w:val="2"/>
          </w:tcPr>
          <w:p w14:paraId="468B456B" w14:textId="77777777" w:rsidR="00FB6609" w:rsidRPr="00AD2C1D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77" w:author="Glen Riden" w:date="2015-09-27T19:41:00Z"/>
                <w:rFonts w:asciiTheme="minorHAnsi" w:hAnsiTheme="minorHAnsi"/>
                <w:i/>
                <w:sz w:val="22"/>
                <w:szCs w:val="22"/>
              </w:rPr>
            </w:pPr>
            <w:ins w:id="578" w:author="Glen Riden" w:date="2015-09-27T19:41:00Z">
              <w:r w:rsidRPr="00AD2C1D">
                <w:rPr>
                  <w:rFonts w:asciiTheme="minorHAnsi" w:hAnsiTheme="minorHAnsi"/>
                  <w:i/>
                  <w:sz w:val="22"/>
                  <w:szCs w:val="22"/>
                </w:rPr>
                <w:t>&lt;requirements to be inserted here after finalized&gt;</w:t>
              </w:r>
            </w:ins>
          </w:p>
        </w:tc>
      </w:tr>
      <w:tr w:rsidR="00FB6609" w:rsidRPr="00AD2C1D" w14:paraId="7991E470" w14:textId="77777777" w:rsidTr="001C7416">
        <w:trPr>
          <w:ins w:id="579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ED57AC7" w14:textId="77777777" w:rsidR="00FB6609" w:rsidRPr="00AD2C1D" w:rsidRDefault="00FB6609" w:rsidP="001C7416">
            <w:pPr>
              <w:rPr>
                <w:ins w:id="580" w:author="Glen Riden" w:date="2015-09-27T19:41:00Z"/>
                <w:rFonts w:asciiTheme="minorHAnsi" w:hAnsiTheme="minorHAnsi"/>
                <w:sz w:val="22"/>
                <w:szCs w:val="22"/>
              </w:rPr>
            </w:pPr>
            <w:ins w:id="581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Pre-conditions</w:t>
              </w:r>
            </w:ins>
          </w:p>
        </w:tc>
        <w:tc>
          <w:tcPr>
            <w:tcW w:w="7218" w:type="dxa"/>
            <w:gridSpan w:val="2"/>
          </w:tcPr>
          <w:p w14:paraId="0ED41763" w14:textId="58590A47" w:rsidR="00FB6609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82" w:author="Glen Riden" w:date="2015-09-27T19:41:00Z"/>
                <w:rFonts w:asciiTheme="minorHAnsi" w:hAnsiTheme="minorHAnsi"/>
                <w:sz w:val="22"/>
                <w:szCs w:val="22"/>
              </w:rPr>
            </w:pPr>
            <w:ins w:id="583" w:author="Glen Riden" w:date="2015-09-27T19:47:00Z">
              <w:r>
                <w:rPr>
                  <w:rFonts w:asciiTheme="minorHAnsi" w:hAnsiTheme="minorHAnsi"/>
                  <w:sz w:val="22"/>
                  <w:szCs w:val="22"/>
                </w:rPr>
                <w:t xml:space="preserve">The data has been validated </w:t>
              </w:r>
            </w:ins>
            <w:ins w:id="584" w:author="Glen Riden" w:date="2015-09-27T19:48:00Z">
              <w:r>
                <w:rPr>
                  <w:rFonts w:asciiTheme="minorHAnsi" w:hAnsiTheme="minorHAnsi"/>
                  <w:sz w:val="22"/>
                  <w:szCs w:val="22"/>
                </w:rPr>
                <w:t>and is ready for the upload and the database is online.</w:t>
              </w:r>
            </w:ins>
            <w:ins w:id="585" w:author="Glen Riden" w:date="2015-09-27T19:49:00Z">
              <w:r>
                <w:rPr>
                  <w:rFonts w:asciiTheme="minorHAnsi" w:hAnsiTheme="minorHAnsi"/>
                  <w:sz w:val="22"/>
                  <w:szCs w:val="22"/>
                </w:rPr>
                <w:t xml:space="preserve">  </w:t>
              </w:r>
            </w:ins>
            <w:ins w:id="586" w:author="Glen Riden" w:date="2015-09-27T19:50:00Z">
              <w:r>
                <w:rPr>
                  <w:rFonts w:asciiTheme="minorHAnsi" w:hAnsiTheme="minorHAnsi"/>
                  <w:sz w:val="22"/>
                  <w:szCs w:val="22"/>
                </w:rPr>
                <w:t>The user has been authenticated and has the appropriate permissions.</w:t>
              </w:r>
            </w:ins>
          </w:p>
        </w:tc>
      </w:tr>
      <w:tr w:rsidR="00FB6609" w:rsidRPr="00AD2C1D" w14:paraId="45A7B9A0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87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CF594B8" w14:textId="77777777" w:rsidR="00FB6609" w:rsidRPr="00AD2C1D" w:rsidRDefault="00FB6609" w:rsidP="001C7416">
            <w:pPr>
              <w:rPr>
                <w:ins w:id="588" w:author="Glen Riden" w:date="2015-09-27T19:41:00Z"/>
                <w:rFonts w:asciiTheme="minorHAnsi" w:hAnsiTheme="minorHAnsi"/>
                <w:sz w:val="22"/>
                <w:szCs w:val="22"/>
              </w:rPr>
            </w:pPr>
            <w:ins w:id="589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Post-conditions</w:t>
              </w:r>
            </w:ins>
          </w:p>
        </w:tc>
        <w:tc>
          <w:tcPr>
            <w:tcW w:w="7218" w:type="dxa"/>
            <w:gridSpan w:val="2"/>
          </w:tcPr>
          <w:p w14:paraId="245756C0" w14:textId="45CE6F18" w:rsidR="00FB6609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90" w:author="Glen Riden" w:date="2015-09-27T19:41:00Z"/>
                <w:rFonts w:asciiTheme="minorHAnsi" w:hAnsiTheme="minorHAnsi"/>
                <w:sz w:val="22"/>
                <w:szCs w:val="22"/>
              </w:rPr>
            </w:pPr>
            <w:ins w:id="591" w:author="Glen Riden" w:date="2015-09-27T19:48:00Z">
              <w:r>
                <w:rPr>
                  <w:rFonts w:asciiTheme="minorHAnsi" w:hAnsiTheme="minorHAnsi"/>
                  <w:sz w:val="22"/>
                  <w:szCs w:val="22"/>
                </w:rPr>
                <w:t>The data is uploaded into the database.</w:t>
              </w:r>
            </w:ins>
          </w:p>
        </w:tc>
      </w:tr>
      <w:tr w:rsidR="00FB6609" w:rsidRPr="00AD2C1D" w14:paraId="77DC77E9" w14:textId="77777777" w:rsidTr="001C7416">
        <w:trPr>
          <w:ins w:id="592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4E88F99A" w14:textId="77777777" w:rsidR="00FB6609" w:rsidRPr="00AD2C1D" w:rsidRDefault="00FB6609" w:rsidP="001C7416">
            <w:pPr>
              <w:rPr>
                <w:ins w:id="593" w:author="Glen Riden" w:date="2015-09-27T19:41:00Z"/>
                <w:rFonts w:asciiTheme="minorHAnsi" w:hAnsiTheme="minorHAnsi"/>
                <w:sz w:val="22"/>
                <w:szCs w:val="22"/>
              </w:rPr>
            </w:pPr>
            <w:ins w:id="594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Course of Events</w:t>
              </w:r>
            </w:ins>
          </w:p>
        </w:tc>
      </w:tr>
      <w:tr w:rsidR="00FB6609" w:rsidRPr="00AD2C1D" w14:paraId="54638AB5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95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5FF12638" w14:textId="77777777" w:rsidR="00FB6609" w:rsidRPr="00AD2C1D" w:rsidRDefault="00FB6609" w:rsidP="001C7416">
            <w:pPr>
              <w:rPr>
                <w:ins w:id="596" w:author="Glen Riden" w:date="2015-09-27T19:41:00Z"/>
                <w:rFonts w:asciiTheme="minorHAnsi" w:hAnsiTheme="minorHAnsi"/>
                <w:sz w:val="22"/>
                <w:szCs w:val="22"/>
              </w:rPr>
            </w:pPr>
            <w:ins w:id="597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 Actions</w:t>
              </w:r>
            </w:ins>
          </w:p>
        </w:tc>
        <w:tc>
          <w:tcPr>
            <w:tcW w:w="4788" w:type="dxa"/>
          </w:tcPr>
          <w:p w14:paraId="415426DC" w14:textId="77777777" w:rsidR="00FB6609" w:rsidRPr="00AD2C1D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98" w:author="Glen Riden" w:date="2015-09-27T19:41:00Z"/>
                <w:rFonts w:asciiTheme="minorHAnsi" w:hAnsiTheme="minorHAnsi"/>
                <w:b/>
                <w:sz w:val="22"/>
                <w:szCs w:val="22"/>
              </w:rPr>
            </w:pPr>
            <w:ins w:id="599" w:author="Glen Riden" w:date="2015-09-27T19:41:00Z">
              <w:r w:rsidRPr="00AD2C1D">
                <w:rPr>
                  <w:rFonts w:asciiTheme="minorHAnsi" w:hAnsiTheme="minorHAnsi"/>
                  <w:b/>
                  <w:sz w:val="22"/>
                  <w:szCs w:val="22"/>
                </w:rPr>
                <w:t>System Response</w:t>
              </w:r>
            </w:ins>
          </w:p>
        </w:tc>
      </w:tr>
      <w:tr w:rsidR="00FB6609" w:rsidRPr="00AD2C1D" w14:paraId="03E4A96F" w14:textId="77777777" w:rsidTr="001C7416">
        <w:trPr>
          <w:ins w:id="600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09CD11DB" w14:textId="342FE4B1" w:rsidR="00FB6609" w:rsidRPr="00F41728" w:rsidRDefault="00F41728">
            <w:pPr>
              <w:rPr>
                <w:ins w:id="601" w:author="Glen Riden" w:date="2015-09-27T19:41:00Z"/>
                <w:rFonts w:asciiTheme="minorHAnsi" w:hAnsiTheme="minorHAnsi"/>
                <w:b w:val="0"/>
                <w:sz w:val="22"/>
                <w:szCs w:val="22"/>
                <w:rPrChange w:id="602" w:author="Glen Riden" w:date="2015-09-27T19:48:00Z">
                  <w:rPr>
                    <w:ins w:id="603" w:author="Glen Riden" w:date="2015-09-27T19:41:00Z"/>
                  </w:rPr>
                </w:rPrChange>
              </w:rPr>
            </w:pPr>
            <w:ins w:id="604" w:author="Glen Riden" w:date="2015-09-27T19:48:00Z">
              <w:r w:rsidRPr="00F41728">
                <w:rPr>
                  <w:rFonts w:asciiTheme="minorHAnsi" w:hAnsiTheme="minorHAnsi"/>
                  <w:sz w:val="22"/>
                  <w:szCs w:val="22"/>
                </w:rPr>
                <w:t>1.</w:t>
              </w:r>
              <w:r>
                <w:rPr>
                  <w:rFonts w:asciiTheme="minorHAnsi" w:hAnsiTheme="minorHAnsi"/>
                  <w:b w:val="0"/>
                  <w:sz w:val="22"/>
                  <w:szCs w:val="22"/>
                </w:rPr>
                <w:t xml:space="preserve"> The process data use case initiates </w:t>
              </w:r>
            </w:ins>
            <w:ins w:id="605" w:author="Glen Riden" w:date="2015-09-27T19:49:00Z">
              <w:r>
                <w:rPr>
                  <w:rFonts w:asciiTheme="minorHAnsi" w:hAnsiTheme="minorHAnsi"/>
                  <w:b w:val="0"/>
                  <w:sz w:val="22"/>
                  <w:szCs w:val="22"/>
                </w:rPr>
                <w:t>the upload of the data</w:t>
              </w:r>
            </w:ins>
          </w:p>
        </w:tc>
        <w:tc>
          <w:tcPr>
            <w:tcW w:w="4788" w:type="dxa"/>
          </w:tcPr>
          <w:p w14:paraId="1B32B8B5" w14:textId="77777777" w:rsidR="00FB6609" w:rsidRPr="00AD2C1D" w:rsidRDefault="00FB6609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06" w:author="Glen Riden" w:date="2015-09-27T19:41:00Z"/>
                <w:rFonts w:asciiTheme="minorHAnsi" w:hAnsiTheme="minorHAnsi"/>
                <w:sz w:val="22"/>
                <w:szCs w:val="22"/>
              </w:rPr>
            </w:pPr>
          </w:p>
        </w:tc>
      </w:tr>
      <w:tr w:rsidR="00F41728" w:rsidRPr="00AD2C1D" w14:paraId="73301820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07" w:author="Glen Riden" w:date="2015-09-27T19:4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3A3E6B9A" w14:textId="77777777" w:rsidR="00F41728" w:rsidRPr="00F41728" w:rsidRDefault="00F41728" w:rsidP="00F41728">
            <w:pPr>
              <w:rPr>
                <w:ins w:id="608" w:author="Glen Riden" w:date="2015-09-27T19:48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07B2D8B4" w14:textId="4D12015E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09" w:author="Glen Riden" w:date="2015-09-27T19:48:00Z"/>
                <w:rFonts w:asciiTheme="minorHAnsi" w:hAnsiTheme="minorHAnsi"/>
                <w:sz w:val="22"/>
                <w:szCs w:val="22"/>
              </w:rPr>
            </w:pPr>
            <w:ins w:id="610" w:author="Glen Riden" w:date="2015-09-27T19:48:00Z">
              <w:r>
                <w:rPr>
                  <w:rFonts w:asciiTheme="minorHAnsi" w:hAnsiTheme="minorHAnsi"/>
                  <w:sz w:val="22"/>
                  <w:szCs w:val="22"/>
                </w:rPr>
                <w:t xml:space="preserve">2. </w:t>
              </w:r>
            </w:ins>
            <w:ins w:id="611" w:author="Glen Riden" w:date="2015-09-27T19:49:00Z">
              <w:r>
                <w:rPr>
                  <w:rFonts w:asciiTheme="minorHAnsi" w:hAnsiTheme="minorHAnsi"/>
                  <w:sz w:val="22"/>
                  <w:szCs w:val="22"/>
                </w:rPr>
                <w:t>The system uploads the data into the SQL database.</w:t>
              </w:r>
            </w:ins>
          </w:p>
        </w:tc>
      </w:tr>
    </w:tbl>
    <w:p w14:paraId="46F9CDFF" w14:textId="77777777" w:rsidR="00F41728" w:rsidRDefault="00F41728">
      <w:pPr>
        <w:rPr>
          <w:ins w:id="612" w:author="Glen Riden" w:date="2015-09-27T19:44:00Z"/>
        </w:rPr>
        <w:pPrChange w:id="613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</w:tblGrid>
      <w:tr w:rsidR="00F41728" w:rsidRPr="00AD2C1D" w14:paraId="7F27BE51" w14:textId="77777777" w:rsidTr="001C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614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8609576" w14:textId="77777777" w:rsidR="00F41728" w:rsidRPr="00AD2C1D" w:rsidRDefault="00F41728" w:rsidP="001C7416">
            <w:pPr>
              <w:rPr>
                <w:ins w:id="615" w:author="Glen Riden" w:date="2015-09-27T19:44:00Z"/>
                <w:rFonts w:asciiTheme="minorHAnsi" w:hAnsiTheme="minorHAnsi"/>
                <w:sz w:val="22"/>
                <w:szCs w:val="22"/>
              </w:rPr>
            </w:pPr>
            <w:ins w:id="616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ID</w:t>
              </w:r>
            </w:ins>
          </w:p>
        </w:tc>
        <w:tc>
          <w:tcPr>
            <w:tcW w:w="7218" w:type="dxa"/>
            <w:gridSpan w:val="2"/>
          </w:tcPr>
          <w:p w14:paraId="2C52CA4D" w14:textId="42FA8FB8" w:rsidR="00F41728" w:rsidRPr="00AD2C1D" w:rsidRDefault="00F41728" w:rsidP="001C74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617" w:author="Glen Riden" w:date="2015-09-27T19:44:00Z"/>
                <w:rFonts w:asciiTheme="minorHAnsi" w:hAnsiTheme="minorHAnsi"/>
                <w:sz w:val="22"/>
                <w:szCs w:val="22"/>
              </w:rPr>
            </w:pPr>
            <w:ins w:id="618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UC_00</w:t>
              </w:r>
              <w:r w:rsidR="00571873">
                <w:rPr>
                  <w:rFonts w:asciiTheme="minorHAnsi" w:hAnsiTheme="minorHAnsi"/>
                  <w:sz w:val="22"/>
                  <w:szCs w:val="22"/>
                </w:rPr>
                <w:t>6</w:t>
              </w:r>
            </w:ins>
          </w:p>
        </w:tc>
      </w:tr>
      <w:tr w:rsidR="00F41728" w:rsidRPr="00AD2C1D" w14:paraId="65250420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19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2BD1B2B" w14:textId="77777777" w:rsidR="00F41728" w:rsidRPr="00AD2C1D" w:rsidRDefault="00F41728" w:rsidP="001C7416">
            <w:pPr>
              <w:rPr>
                <w:ins w:id="620" w:author="Glen Riden" w:date="2015-09-27T19:44:00Z"/>
                <w:rFonts w:asciiTheme="minorHAnsi" w:hAnsiTheme="minorHAnsi"/>
                <w:sz w:val="22"/>
                <w:szCs w:val="22"/>
              </w:rPr>
            </w:pPr>
            <w:ins w:id="621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Name</w:t>
              </w:r>
            </w:ins>
          </w:p>
        </w:tc>
        <w:tc>
          <w:tcPr>
            <w:tcW w:w="7218" w:type="dxa"/>
            <w:gridSpan w:val="2"/>
          </w:tcPr>
          <w:p w14:paraId="1BC81046" w14:textId="48A9359C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22" w:author="Glen Riden" w:date="2015-09-27T19:44:00Z"/>
                <w:rFonts w:asciiTheme="minorHAnsi" w:hAnsiTheme="minorHAnsi"/>
                <w:sz w:val="22"/>
                <w:szCs w:val="22"/>
              </w:rPr>
            </w:pPr>
            <w:ins w:id="623" w:author="Glen Riden" w:date="2015-09-27T19:49:00Z">
              <w:r>
                <w:rPr>
                  <w:rFonts w:asciiTheme="minorHAnsi" w:hAnsiTheme="minorHAnsi"/>
                  <w:sz w:val="22"/>
                  <w:szCs w:val="22"/>
                </w:rPr>
                <w:t>Install Data Collection Software</w:t>
              </w:r>
            </w:ins>
          </w:p>
        </w:tc>
      </w:tr>
      <w:tr w:rsidR="00F41728" w:rsidRPr="00AD2C1D" w14:paraId="65A4F8D9" w14:textId="77777777" w:rsidTr="001C7416">
        <w:trPr>
          <w:ins w:id="624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81C3064" w14:textId="77777777" w:rsidR="00F41728" w:rsidRPr="00AD2C1D" w:rsidRDefault="00F41728" w:rsidP="001C7416">
            <w:pPr>
              <w:rPr>
                <w:ins w:id="625" w:author="Glen Riden" w:date="2015-09-27T19:44:00Z"/>
                <w:rFonts w:asciiTheme="minorHAnsi" w:hAnsiTheme="minorHAnsi"/>
                <w:sz w:val="22"/>
                <w:szCs w:val="22"/>
              </w:rPr>
            </w:pPr>
            <w:ins w:id="626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Actor(s)</w:t>
              </w:r>
            </w:ins>
          </w:p>
        </w:tc>
        <w:tc>
          <w:tcPr>
            <w:tcW w:w="7218" w:type="dxa"/>
            <w:gridSpan w:val="2"/>
          </w:tcPr>
          <w:p w14:paraId="4C795454" w14:textId="1E7A8A33" w:rsidR="00F41728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27" w:author="Glen Riden" w:date="2015-09-27T19:44:00Z"/>
                <w:rFonts w:asciiTheme="minorHAnsi" w:hAnsiTheme="minorHAnsi"/>
                <w:sz w:val="22"/>
                <w:szCs w:val="22"/>
              </w:rPr>
            </w:pPr>
            <w:ins w:id="628" w:author="Glen Riden" w:date="2015-09-27T19:49:00Z">
              <w:r>
                <w:rPr>
                  <w:rFonts w:asciiTheme="minorHAnsi" w:hAnsiTheme="minorHAnsi"/>
                  <w:sz w:val="22"/>
                  <w:szCs w:val="22"/>
                </w:rPr>
                <w:t>All users</w:t>
              </w:r>
            </w:ins>
          </w:p>
        </w:tc>
      </w:tr>
      <w:tr w:rsidR="00F41728" w:rsidRPr="00AD2C1D" w14:paraId="2230E58C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29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4EB90FA" w14:textId="77777777" w:rsidR="00F41728" w:rsidRPr="00AD2C1D" w:rsidRDefault="00F41728" w:rsidP="001C7416">
            <w:pPr>
              <w:rPr>
                <w:ins w:id="630" w:author="Glen Riden" w:date="2015-09-27T19:44:00Z"/>
                <w:rFonts w:asciiTheme="minorHAnsi" w:hAnsiTheme="minorHAnsi"/>
                <w:sz w:val="22"/>
                <w:szCs w:val="22"/>
              </w:rPr>
            </w:pPr>
            <w:ins w:id="631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Purpose</w:t>
              </w:r>
            </w:ins>
          </w:p>
        </w:tc>
        <w:tc>
          <w:tcPr>
            <w:tcW w:w="7218" w:type="dxa"/>
            <w:gridSpan w:val="2"/>
          </w:tcPr>
          <w:p w14:paraId="5C2568C3" w14:textId="6BD7FB6F" w:rsidR="00F41728" w:rsidRPr="00AD2C1D" w:rsidRDefault="00F417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32" w:author="Glen Riden" w:date="2015-09-27T19:44:00Z"/>
                <w:rFonts w:asciiTheme="minorHAnsi" w:hAnsiTheme="minorHAnsi"/>
                <w:sz w:val="22"/>
                <w:szCs w:val="22"/>
              </w:rPr>
            </w:pPr>
            <w:ins w:id="633" w:author="Glen Riden" w:date="2015-09-27T19:52:00Z">
              <w:r>
                <w:rPr>
                  <w:rFonts w:asciiTheme="minorHAnsi" w:hAnsiTheme="minorHAnsi"/>
                  <w:sz w:val="22"/>
                  <w:szCs w:val="22"/>
                </w:rPr>
                <w:t xml:space="preserve">Install the data collection </w:t>
              </w:r>
            </w:ins>
            <w:ins w:id="634" w:author="Glen Riden" w:date="2015-09-27T19:53:00Z">
              <w:r>
                <w:rPr>
                  <w:rFonts w:asciiTheme="minorHAnsi" w:hAnsiTheme="minorHAnsi"/>
                  <w:sz w:val="22"/>
                  <w:szCs w:val="22"/>
                </w:rPr>
                <w:t>software</w:t>
              </w:r>
            </w:ins>
            <w:ins w:id="635" w:author="Glen Riden" w:date="2015-09-27T19:52:00Z">
              <w:r>
                <w:rPr>
                  <w:rFonts w:asciiTheme="minorHAnsi" w:hAnsiTheme="minorHAnsi"/>
                  <w:sz w:val="22"/>
                  <w:szCs w:val="22"/>
                </w:rPr>
                <w:t xml:space="preserve"> </w:t>
              </w:r>
            </w:ins>
            <w:ins w:id="636" w:author="Glen Riden" w:date="2015-09-27T19:53:00Z">
              <w:r>
                <w:rPr>
                  <w:rFonts w:asciiTheme="minorHAnsi" w:hAnsiTheme="minorHAnsi"/>
                  <w:sz w:val="22"/>
                  <w:szCs w:val="22"/>
                </w:rPr>
                <w:t>on the system.</w:t>
              </w:r>
            </w:ins>
          </w:p>
        </w:tc>
      </w:tr>
      <w:tr w:rsidR="00F41728" w:rsidRPr="00AD2C1D" w14:paraId="6F9CDE66" w14:textId="77777777" w:rsidTr="001C7416">
        <w:trPr>
          <w:ins w:id="637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8E2E421" w14:textId="77777777" w:rsidR="00F41728" w:rsidRPr="00AD2C1D" w:rsidRDefault="00F41728" w:rsidP="001C7416">
            <w:pPr>
              <w:rPr>
                <w:ins w:id="638" w:author="Glen Riden" w:date="2015-09-27T19:44:00Z"/>
                <w:rFonts w:asciiTheme="minorHAnsi" w:hAnsiTheme="minorHAnsi"/>
                <w:sz w:val="22"/>
                <w:szCs w:val="22"/>
              </w:rPr>
            </w:pPr>
            <w:ins w:id="639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Overview</w:t>
              </w:r>
            </w:ins>
          </w:p>
        </w:tc>
        <w:tc>
          <w:tcPr>
            <w:tcW w:w="7218" w:type="dxa"/>
            <w:gridSpan w:val="2"/>
          </w:tcPr>
          <w:p w14:paraId="4356AFA3" w14:textId="024FA965" w:rsidR="00F41728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40" w:author="Glen Riden" w:date="2015-09-27T19:44:00Z"/>
                <w:rFonts w:asciiTheme="minorHAnsi" w:hAnsiTheme="minorHAnsi"/>
                <w:sz w:val="22"/>
                <w:szCs w:val="22"/>
              </w:rPr>
            </w:pPr>
            <w:ins w:id="641" w:author="Glen Riden" w:date="2015-09-27T19:53:00Z">
              <w:r>
                <w:rPr>
                  <w:rFonts w:asciiTheme="minorHAnsi" w:hAnsiTheme="minorHAnsi"/>
                  <w:sz w:val="22"/>
                  <w:szCs w:val="22"/>
                </w:rPr>
                <w:t>The user needs the data collection software to be installed on the system in order to import data to the SQL database.</w:t>
              </w:r>
            </w:ins>
          </w:p>
        </w:tc>
      </w:tr>
      <w:tr w:rsidR="00F41728" w:rsidRPr="00AD2C1D" w14:paraId="2F6C99B6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42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00CD541" w14:textId="77777777" w:rsidR="00F41728" w:rsidRPr="00AD2C1D" w:rsidRDefault="00F41728" w:rsidP="001C7416">
            <w:pPr>
              <w:rPr>
                <w:ins w:id="643" w:author="Glen Riden" w:date="2015-09-27T19:44:00Z"/>
                <w:rFonts w:asciiTheme="minorHAnsi" w:hAnsiTheme="minorHAnsi"/>
                <w:sz w:val="22"/>
                <w:szCs w:val="22"/>
              </w:rPr>
            </w:pPr>
            <w:ins w:id="644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lastRenderedPageBreak/>
                <w:t>Cross-References</w:t>
              </w:r>
            </w:ins>
          </w:p>
        </w:tc>
        <w:tc>
          <w:tcPr>
            <w:tcW w:w="7218" w:type="dxa"/>
            <w:gridSpan w:val="2"/>
          </w:tcPr>
          <w:p w14:paraId="375E1586" w14:textId="77777777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45" w:author="Glen Riden" w:date="2015-09-27T19:44:00Z"/>
                <w:rFonts w:asciiTheme="minorHAnsi" w:hAnsiTheme="minorHAnsi"/>
                <w:i/>
                <w:sz w:val="22"/>
                <w:szCs w:val="22"/>
              </w:rPr>
            </w:pPr>
            <w:ins w:id="646" w:author="Glen Riden" w:date="2015-09-27T19:44:00Z">
              <w:r w:rsidRPr="00AD2C1D">
                <w:rPr>
                  <w:rFonts w:asciiTheme="minorHAnsi" w:hAnsiTheme="minorHAnsi"/>
                  <w:i/>
                  <w:sz w:val="22"/>
                  <w:szCs w:val="22"/>
                </w:rPr>
                <w:t>&lt;requirements to be inserted here after finalized&gt;</w:t>
              </w:r>
            </w:ins>
          </w:p>
        </w:tc>
      </w:tr>
      <w:tr w:rsidR="00F41728" w:rsidRPr="00AD2C1D" w14:paraId="5A958CD9" w14:textId="77777777" w:rsidTr="001C7416">
        <w:trPr>
          <w:ins w:id="647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451A166" w14:textId="77777777" w:rsidR="00F41728" w:rsidRPr="00AD2C1D" w:rsidRDefault="00F41728" w:rsidP="001C7416">
            <w:pPr>
              <w:rPr>
                <w:ins w:id="648" w:author="Glen Riden" w:date="2015-09-27T19:44:00Z"/>
                <w:rFonts w:asciiTheme="minorHAnsi" w:hAnsiTheme="minorHAnsi"/>
                <w:sz w:val="22"/>
                <w:szCs w:val="22"/>
              </w:rPr>
            </w:pPr>
            <w:ins w:id="649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Pre-conditions</w:t>
              </w:r>
            </w:ins>
          </w:p>
        </w:tc>
        <w:tc>
          <w:tcPr>
            <w:tcW w:w="7218" w:type="dxa"/>
            <w:gridSpan w:val="2"/>
          </w:tcPr>
          <w:p w14:paraId="7AA9AE6D" w14:textId="45223B8B" w:rsidR="00F41728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50" w:author="Glen Riden" w:date="2015-09-27T19:44:00Z"/>
                <w:rFonts w:asciiTheme="minorHAnsi" w:hAnsiTheme="minorHAnsi"/>
                <w:sz w:val="22"/>
                <w:szCs w:val="22"/>
              </w:rPr>
            </w:pPr>
            <w:ins w:id="651" w:author="Glen Riden" w:date="2015-09-27T19:53:00Z">
              <w:r>
                <w:rPr>
                  <w:rFonts w:asciiTheme="minorHAnsi" w:hAnsiTheme="minorHAnsi"/>
                  <w:sz w:val="22"/>
                  <w:szCs w:val="22"/>
                </w:rPr>
                <w:t>The system specifications meet the minimum criteria for installation.</w:t>
              </w:r>
            </w:ins>
          </w:p>
        </w:tc>
      </w:tr>
      <w:tr w:rsidR="00F41728" w:rsidRPr="00AD2C1D" w14:paraId="62BAEB55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52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6494769" w14:textId="77777777" w:rsidR="00F41728" w:rsidRPr="00AD2C1D" w:rsidRDefault="00F41728" w:rsidP="001C7416">
            <w:pPr>
              <w:rPr>
                <w:ins w:id="653" w:author="Glen Riden" w:date="2015-09-27T19:44:00Z"/>
                <w:rFonts w:asciiTheme="minorHAnsi" w:hAnsiTheme="minorHAnsi"/>
                <w:sz w:val="22"/>
                <w:szCs w:val="22"/>
              </w:rPr>
            </w:pPr>
            <w:ins w:id="654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Post-conditions</w:t>
              </w:r>
            </w:ins>
          </w:p>
        </w:tc>
        <w:tc>
          <w:tcPr>
            <w:tcW w:w="7218" w:type="dxa"/>
            <w:gridSpan w:val="2"/>
          </w:tcPr>
          <w:p w14:paraId="3445542C" w14:textId="4D5311A6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55" w:author="Glen Riden" w:date="2015-09-27T19:44:00Z"/>
                <w:rFonts w:asciiTheme="minorHAnsi" w:hAnsiTheme="minorHAnsi"/>
                <w:sz w:val="22"/>
                <w:szCs w:val="22"/>
              </w:rPr>
            </w:pPr>
            <w:ins w:id="656" w:author="Glen Riden" w:date="2015-09-27T19:53:00Z">
              <w:r>
                <w:rPr>
                  <w:rFonts w:asciiTheme="minorHAnsi" w:hAnsiTheme="minorHAnsi"/>
                  <w:sz w:val="22"/>
                  <w:szCs w:val="22"/>
                </w:rPr>
                <w:t>The data collection software is installed.</w:t>
              </w:r>
            </w:ins>
          </w:p>
        </w:tc>
      </w:tr>
      <w:tr w:rsidR="00F41728" w:rsidRPr="00AD2C1D" w14:paraId="1B076DDA" w14:textId="77777777" w:rsidTr="001C7416">
        <w:trPr>
          <w:ins w:id="657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37E3036E" w14:textId="77777777" w:rsidR="00F41728" w:rsidRPr="00AD2C1D" w:rsidRDefault="00F41728" w:rsidP="001C7416">
            <w:pPr>
              <w:rPr>
                <w:ins w:id="658" w:author="Glen Riden" w:date="2015-09-27T19:44:00Z"/>
                <w:rFonts w:asciiTheme="minorHAnsi" w:hAnsiTheme="minorHAnsi"/>
                <w:sz w:val="22"/>
                <w:szCs w:val="22"/>
              </w:rPr>
            </w:pPr>
            <w:ins w:id="659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Course of Events</w:t>
              </w:r>
            </w:ins>
          </w:p>
        </w:tc>
      </w:tr>
      <w:tr w:rsidR="00F41728" w:rsidRPr="00AD2C1D" w14:paraId="2175E672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60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070E0456" w14:textId="77777777" w:rsidR="00F41728" w:rsidRPr="00AD2C1D" w:rsidRDefault="00F41728" w:rsidP="001C7416">
            <w:pPr>
              <w:rPr>
                <w:ins w:id="661" w:author="Glen Riden" w:date="2015-09-27T19:44:00Z"/>
                <w:rFonts w:asciiTheme="minorHAnsi" w:hAnsiTheme="minorHAnsi"/>
                <w:sz w:val="22"/>
                <w:szCs w:val="22"/>
              </w:rPr>
            </w:pPr>
            <w:ins w:id="662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 Actions</w:t>
              </w:r>
            </w:ins>
          </w:p>
        </w:tc>
        <w:tc>
          <w:tcPr>
            <w:tcW w:w="4788" w:type="dxa"/>
          </w:tcPr>
          <w:p w14:paraId="3FC91D4D" w14:textId="77777777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63" w:author="Glen Riden" w:date="2015-09-27T19:44:00Z"/>
                <w:rFonts w:asciiTheme="minorHAnsi" w:hAnsiTheme="minorHAnsi"/>
                <w:b/>
                <w:sz w:val="22"/>
                <w:szCs w:val="22"/>
              </w:rPr>
            </w:pPr>
            <w:ins w:id="664" w:author="Glen Riden" w:date="2015-09-27T19:44:00Z">
              <w:r w:rsidRPr="00AD2C1D">
                <w:rPr>
                  <w:rFonts w:asciiTheme="minorHAnsi" w:hAnsiTheme="minorHAnsi"/>
                  <w:b/>
                  <w:sz w:val="22"/>
                  <w:szCs w:val="22"/>
                </w:rPr>
                <w:t>System Response</w:t>
              </w:r>
            </w:ins>
          </w:p>
        </w:tc>
      </w:tr>
      <w:tr w:rsidR="00F41728" w:rsidRPr="00AD2C1D" w14:paraId="7596BA6D" w14:textId="77777777" w:rsidTr="001C7416">
        <w:trPr>
          <w:ins w:id="665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4316643A" w14:textId="4B59C05D" w:rsidR="00F41728" w:rsidRPr="00F41728" w:rsidRDefault="00F41728">
            <w:pPr>
              <w:rPr>
                <w:ins w:id="666" w:author="Glen Riden" w:date="2015-09-27T19:44:00Z"/>
                <w:rFonts w:asciiTheme="minorHAnsi" w:hAnsiTheme="minorHAnsi"/>
                <w:b w:val="0"/>
                <w:sz w:val="22"/>
                <w:szCs w:val="22"/>
                <w:rPrChange w:id="667" w:author="Glen Riden" w:date="2015-09-27T19:52:00Z">
                  <w:rPr>
                    <w:ins w:id="668" w:author="Glen Riden" w:date="2015-09-27T19:44:00Z"/>
                  </w:rPr>
                </w:rPrChange>
              </w:rPr>
            </w:pPr>
            <w:ins w:id="669" w:author="Glen Riden" w:date="2015-09-27T19:52:00Z">
              <w:r w:rsidRPr="00F41728">
                <w:rPr>
                  <w:rFonts w:asciiTheme="minorHAnsi" w:hAnsiTheme="minorHAnsi"/>
                  <w:sz w:val="22"/>
                  <w:szCs w:val="22"/>
                </w:rPr>
                <w:t xml:space="preserve">1. </w:t>
              </w:r>
              <w:r w:rsidR="00571873">
                <w:rPr>
                  <w:rFonts w:asciiTheme="minorHAnsi" w:hAnsiTheme="minorHAnsi"/>
                  <w:b w:val="0"/>
                  <w:sz w:val="22"/>
                  <w:szCs w:val="22"/>
                </w:rPr>
                <w:t>The user runs the set up file</w:t>
              </w:r>
              <w:r>
                <w:rPr>
                  <w:rFonts w:asciiTheme="minorHAnsi" w:hAnsiTheme="minorHAnsi"/>
                  <w:b w:val="0"/>
                  <w:sz w:val="22"/>
                  <w:szCs w:val="22"/>
                </w:rPr>
                <w:t xml:space="preserve"> for the data collection software.</w:t>
              </w:r>
            </w:ins>
          </w:p>
        </w:tc>
        <w:tc>
          <w:tcPr>
            <w:tcW w:w="4788" w:type="dxa"/>
          </w:tcPr>
          <w:p w14:paraId="4D0FE37B" w14:textId="77777777" w:rsidR="00F41728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70" w:author="Glen Riden" w:date="2015-09-27T19:44:00Z"/>
                <w:rFonts w:asciiTheme="minorHAnsi" w:hAnsiTheme="minorHAnsi"/>
                <w:sz w:val="22"/>
                <w:szCs w:val="22"/>
              </w:rPr>
            </w:pPr>
          </w:p>
        </w:tc>
      </w:tr>
      <w:tr w:rsidR="00F41728" w:rsidRPr="00AD2C1D" w14:paraId="11B99321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71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5CE546EB" w14:textId="77777777" w:rsidR="00F41728" w:rsidRPr="00F41728" w:rsidRDefault="00F41728" w:rsidP="00F41728">
            <w:pPr>
              <w:rPr>
                <w:ins w:id="672" w:author="Glen Riden" w:date="2015-09-27T19:52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62DEA054" w14:textId="21147256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73" w:author="Glen Riden" w:date="2015-09-27T19:52:00Z"/>
                <w:rFonts w:asciiTheme="minorHAnsi" w:hAnsiTheme="minorHAnsi"/>
                <w:sz w:val="22"/>
                <w:szCs w:val="22"/>
              </w:rPr>
            </w:pPr>
            <w:ins w:id="674" w:author="Glen Riden" w:date="2015-09-27T19:54:00Z">
              <w:r>
                <w:rPr>
                  <w:rFonts w:asciiTheme="minorHAnsi" w:hAnsiTheme="minorHAnsi"/>
                  <w:sz w:val="22"/>
                  <w:szCs w:val="22"/>
                </w:rPr>
                <w:t>2. The set-up software appears in a wind</w:t>
              </w:r>
              <w:r w:rsidR="00571873">
                <w:rPr>
                  <w:rFonts w:asciiTheme="minorHAnsi" w:hAnsiTheme="minorHAnsi"/>
                  <w:sz w:val="22"/>
                  <w:szCs w:val="22"/>
                </w:rPr>
                <w:t>ow on the screen.</w:t>
              </w:r>
            </w:ins>
            <w:ins w:id="675" w:author="Glen Riden" w:date="2015-09-27T19:55:00Z">
              <w:r w:rsidR="00571873">
                <w:rPr>
                  <w:rFonts w:asciiTheme="minorHAnsi" w:hAnsiTheme="minorHAnsi"/>
                  <w:sz w:val="22"/>
                  <w:szCs w:val="22"/>
                </w:rPr>
                <w:t xml:space="preserve">  The software requests the user to input a directory to install the software.</w:t>
              </w:r>
            </w:ins>
          </w:p>
        </w:tc>
      </w:tr>
      <w:tr w:rsidR="00571873" w:rsidRPr="00AD2C1D" w14:paraId="190838C2" w14:textId="77777777" w:rsidTr="001C7416">
        <w:trPr>
          <w:ins w:id="676" w:author="Glen Riden" w:date="2015-09-27T19:5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73D599DC" w14:textId="7C755575" w:rsidR="00571873" w:rsidRPr="00571873" w:rsidRDefault="00571873">
            <w:pPr>
              <w:rPr>
                <w:ins w:id="677" w:author="Glen Riden" w:date="2015-09-27T19:54:00Z"/>
                <w:rFonts w:asciiTheme="minorHAnsi" w:hAnsiTheme="minorHAnsi"/>
                <w:b w:val="0"/>
                <w:sz w:val="22"/>
                <w:szCs w:val="22"/>
                <w:rPrChange w:id="678" w:author="Glen Riden" w:date="2015-09-27T19:56:00Z">
                  <w:rPr>
                    <w:ins w:id="679" w:author="Glen Riden" w:date="2015-09-27T19:54:00Z"/>
                  </w:rPr>
                </w:rPrChange>
              </w:rPr>
            </w:pPr>
            <w:ins w:id="680" w:author="Glen Riden" w:date="2015-09-27T19:54:00Z">
              <w:r w:rsidRPr="00571873">
                <w:rPr>
                  <w:rFonts w:asciiTheme="minorHAnsi" w:hAnsiTheme="minorHAnsi"/>
                  <w:sz w:val="22"/>
                  <w:szCs w:val="22"/>
                </w:rPr>
                <w:t>3. The user inputs a directory to install the software to.</w:t>
              </w:r>
            </w:ins>
          </w:p>
        </w:tc>
        <w:tc>
          <w:tcPr>
            <w:tcW w:w="4788" w:type="dxa"/>
          </w:tcPr>
          <w:p w14:paraId="647C8BB3" w14:textId="77777777" w:rsidR="00571873" w:rsidRPr="00571873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681" w:author="Glen Riden" w:date="2015-09-27T19:54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14:paraId="3D98D18F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82" w:author="Glen Riden" w:date="2015-09-27T19:5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4BEA74E5" w14:textId="77777777" w:rsidR="00571873" w:rsidRPr="00571873" w:rsidRDefault="00571873" w:rsidP="00571873">
            <w:pPr>
              <w:rPr>
                <w:ins w:id="683" w:author="Glen Riden" w:date="2015-09-27T19:55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7C93650E" w14:textId="786A6F05" w:rsidR="00571873" w:rsidRPr="00571873" w:rsidRDefault="005718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84" w:author="Glen Riden" w:date="2015-09-27T19:55:00Z"/>
                <w:rFonts w:asciiTheme="minorHAnsi" w:hAnsiTheme="minorHAnsi"/>
                <w:sz w:val="22"/>
                <w:szCs w:val="22"/>
                <w:rPrChange w:id="685" w:author="Glen Riden" w:date="2015-09-27T19:56:00Z">
                  <w:rPr>
                    <w:ins w:id="686" w:author="Glen Riden" w:date="2015-09-27T19:55:00Z"/>
                  </w:rPr>
                </w:rPrChange>
              </w:rPr>
            </w:pPr>
            <w:ins w:id="687" w:author="Glen Riden" w:date="2015-09-27T19:55:00Z">
              <w:r w:rsidRPr="00571873">
                <w:rPr>
                  <w:rFonts w:asciiTheme="minorHAnsi" w:hAnsiTheme="minorHAnsi"/>
                  <w:sz w:val="22"/>
                  <w:szCs w:val="22"/>
                </w:rPr>
                <w:t>4. The software installs the software to the directory.</w:t>
              </w:r>
            </w:ins>
          </w:p>
        </w:tc>
      </w:tr>
    </w:tbl>
    <w:p w14:paraId="327AD226" w14:textId="77777777" w:rsidR="00F41728" w:rsidRDefault="00F41728">
      <w:pPr>
        <w:rPr>
          <w:ins w:id="688" w:author="Glen Riden" w:date="2015-09-27T19:52:00Z"/>
        </w:rPr>
        <w:pPrChange w:id="689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</w:tblGrid>
      <w:tr w:rsidR="00F41728" w:rsidRPr="00AD2C1D" w14:paraId="127ACBA0" w14:textId="77777777" w:rsidTr="001C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690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90A784B" w14:textId="77777777" w:rsidR="00F41728" w:rsidRPr="00AD2C1D" w:rsidRDefault="00F41728" w:rsidP="001C7416">
            <w:pPr>
              <w:rPr>
                <w:ins w:id="691" w:author="Glen Riden" w:date="2015-09-27T19:52:00Z"/>
                <w:rFonts w:asciiTheme="minorHAnsi" w:hAnsiTheme="minorHAnsi"/>
                <w:sz w:val="22"/>
                <w:szCs w:val="22"/>
              </w:rPr>
            </w:pPr>
            <w:ins w:id="692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ID</w:t>
              </w:r>
            </w:ins>
          </w:p>
        </w:tc>
        <w:tc>
          <w:tcPr>
            <w:tcW w:w="7218" w:type="dxa"/>
            <w:gridSpan w:val="2"/>
          </w:tcPr>
          <w:p w14:paraId="61B5B201" w14:textId="12694CCA" w:rsidR="00F41728" w:rsidRPr="00AD2C1D" w:rsidRDefault="00F41728" w:rsidP="001C74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693" w:author="Glen Riden" w:date="2015-09-27T19:52:00Z"/>
                <w:rFonts w:asciiTheme="minorHAnsi" w:hAnsiTheme="minorHAnsi"/>
                <w:sz w:val="22"/>
                <w:szCs w:val="22"/>
              </w:rPr>
            </w:pPr>
            <w:ins w:id="694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UC_00</w:t>
              </w:r>
              <w:r w:rsidR="00571873">
                <w:rPr>
                  <w:rFonts w:asciiTheme="minorHAnsi" w:hAnsiTheme="minorHAnsi"/>
                  <w:sz w:val="22"/>
                  <w:szCs w:val="22"/>
                </w:rPr>
                <w:t>7</w:t>
              </w:r>
            </w:ins>
          </w:p>
        </w:tc>
      </w:tr>
      <w:tr w:rsidR="00F41728" w:rsidRPr="00AD2C1D" w14:paraId="7F5AE90C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95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BE264E3" w14:textId="77777777" w:rsidR="00F41728" w:rsidRPr="00AD2C1D" w:rsidRDefault="00F41728" w:rsidP="001C7416">
            <w:pPr>
              <w:rPr>
                <w:ins w:id="696" w:author="Glen Riden" w:date="2015-09-27T19:52:00Z"/>
                <w:rFonts w:asciiTheme="minorHAnsi" w:hAnsiTheme="minorHAnsi"/>
                <w:sz w:val="22"/>
                <w:szCs w:val="22"/>
              </w:rPr>
            </w:pPr>
            <w:ins w:id="697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Name</w:t>
              </w:r>
            </w:ins>
          </w:p>
        </w:tc>
        <w:tc>
          <w:tcPr>
            <w:tcW w:w="7218" w:type="dxa"/>
            <w:gridSpan w:val="2"/>
          </w:tcPr>
          <w:p w14:paraId="07450EF1" w14:textId="11C598FC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98" w:author="Glen Riden" w:date="2015-09-27T19:52:00Z"/>
                <w:rFonts w:asciiTheme="minorHAnsi" w:hAnsiTheme="minorHAnsi"/>
                <w:sz w:val="22"/>
                <w:szCs w:val="22"/>
              </w:rPr>
            </w:pPr>
            <w:ins w:id="699" w:author="Glen Riden" w:date="2015-09-27T19:52:00Z">
              <w:r>
                <w:rPr>
                  <w:rFonts w:asciiTheme="minorHAnsi" w:hAnsiTheme="minorHAnsi"/>
                  <w:sz w:val="22"/>
                  <w:szCs w:val="22"/>
                </w:rPr>
                <w:t>Uninstalled Data Collection Software</w:t>
              </w:r>
            </w:ins>
          </w:p>
        </w:tc>
      </w:tr>
      <w:tr w:rsidR="00F41728" w:rsidRPr="00AD2C1D" w14:paraId="6F458C14" w14:textId="77777777" w:rsidTr="001C7416">
        <w:trPr>
          <w:ins w:id="700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DAB65B9" w14:textId="77777777" w:rsidR="00F41728" w:rsidRPr="00AD2C1D" w:rsidRDefault="00F41728" w:rsidP="001C7416">
            <w:pPr>
              <w:rPr>
                <w:ins w:id="701" w:author="Glen Riden" w:date="2015-09-27T19:52:00Z"/>
                <w:rFonts w:asciiTheme="minorHAnsi" w:hAnsiTheme="minorHAnsi"/>
                <w:sz w:val="22"/>
                <w:szCs w:val="22"/>
              </w:rPr>
            </w:pPr>
            <w:ins w:id="702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Actor(s)</w:t>
              </w:r>
            </w:ins>
          </w:p>
        </w:tc>
        <w:tc>
          <w:tcPr>
            <w:tcW w:w="7218" w:type="dxa"/>
            <w:gridSpan w:val="2"/>
          </w:tcPr>
          <w:p w14:paraId="136A477F" w14:textId="77777777" w:rsidR="00F41728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03" w:author="Glen Riden" w:date="2015-09-27T19:52:00Z"/>
                <w:rFonts w:asciiTheme="minorHAnsi" w:hAnsiTheme="minorHAnsi"/>
                <w:sz w:val="22"/>
                <w:szCs w:val="22"/>
              </w:rPr>
            </w:pPr>
            <w:ins w:id="704" w:author="Glen Riden" w:date="2015-09-27T19:52:00Z">
              <w:r>
                <w:rPr>
                  <w:rFonts w:asciiTheme="minorHAnsi" w:hAnsiTheme="minorHAnsi"/>
                  <w:sz w:val="22"/>
                  <w:szCs w:val="22"/>
                </w:rPr>
                <w:t>All users</w:t>
              </w:r>
            </w:ins>
          </w:p>
        </w:tc>
      </w:tr>
      <w:tr w:rsidR="00F41728" w:rsidRPr="00AD2C1D" w14:paraId="13E04358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05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A1BDD44" w14:textId="77777777" w:rsidR="00F41728" w:rsidRPr="00AD2C1D" w:rsidRDefault="00F41728" w:rsidP="001C7416">
            <w:pPr>
              <w:rPr>
                <w:ins w:id="706" w:author="Glen Riden" w:date="2015-09-27T19:52:00Z"/>
                <w:rFonts w:asciiTheme="minorHAnsi" w:hAnsiTheme="minorHAnsi"/>
                <w:sz w:val="22"/>
                <w:szCs w:val="22"/>
              </w:rPr>
            </w:pPr>
            <w:ins w:id="707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Purpose</w:t>
              </w:r>
            </w:ins>
          </w:p>
        </w:tc>
        <w:tc>
          <w:tcPr>
            <w:tcW w:w="7218" w:type="dxa"/>
            <w:gridSpan w:val="2"/>
          </w:tcPr>
          <w:p w14:paraId="7A04593C" w14:textId="5EE3FFC4" w:rsidR="00F41728" w:rsidRPr="00AD2C1D" w:rsidRDefault="005718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08" w:author="Glen Riden" w:date="2015-09-27T19:52:00Z"/>
                <w:rFonts w:asciiTheme="minorHAnsi" w:hAnsiTheme="minorHAnsi"/>
                <w:sz w:val="22"/>
                <w:szCs w:val="22"/>
              </w:rPr>
            </w:pPr>
            <w:ins w:id="709" w:author="Glen Riden" w:date="2015-09-27T19:57:00Z">
              <w:r>
                <w:rPr>
                  <w:rFonts w:asciiTheme="minorHAnsi" w:hAnsiTheme="minorHAnsi"/>
                  <w:sz w:val="22"/>
                  <w:szCs w:val="22"/>
                </w:rPr>
                <w:t>Uninstall data collection software on the system.</w:t>
              </w:r>
            </w:ins>
          </w:p>
        </w:tc>
      </w:tr>
      <w:tr w:rsidR="00F41728" w:rsidRPr="00AD2C1D" w14:paraId="0EA63402" w14:textId="77777777" w:rsidTr="001C7416">
        <w:trPr>
          <w:ins w:id="710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D8433DA" w14:textId="77777777" w:rsidR="00F41728" w:rsidRPr="00AD2C1D" w:rsidRDefault="00F41728" w:rsidP="001C7416">
            <w:pPr>
              <w:rPr>
                <w:ins w:id="711" w:author="Glen Riden" w:date="2015-09-27T19:52:00Z"/>
                <w:rFonts w:asciiTheme="minorHAnsi" w:hAnsiTheme="minorHAnsi"/>
                <w:sz w:val="22"/>
                <w:szCs w:val="22"/>
              </w:rPr>
            </w:pPr>
            <w:ins w:id="712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Overview</w:t>
              </w:r>
            </w:ins>
          </w:p>
        </w:tc>
        <w:tc>
          <w:tcPr>
            <w:tcW w:w="7218" w:type="dxa"/>
            <w:gridSpan w:val="2"/>
          </w:tcPr>
          <w:p w14:paraId="73C60477" w14:textId="57D5CD7B" w:rsidR="00F41728" w:rsidRPr="00AD2C1D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13" w:author="Glen Riden" w:date="2015-09-27T19:52:00Z"/>
                <w:rFonts w:asciiTheme="minorHAnsi" w:hAnsiTheme="minorHAnsi"/>
                <w:sz w:val="22"/>
                <w:szCs w:val="22"/>
              </w:rPr>
            </w:pPr>
            <w:ins w:id="714" w:author="Glen Riden" w:date="2015-09-27T19:57:00Z">
              <w:r>
                <w:rPr>
                  <w:rFonts w:asciiTheme="minorHAnsi" w:hAnsiTheme="minorHAnsi"/>
                  <w:sz w:val="22"/>
                  <w:szCs w:val="22"/>
                </w:rPr>
                <w:t>The user needs to be able to remove the data collection software from the system.</w:t>
              </w:r>
            </w:ins>
          </w:p>
        </w:tc>
      </w:tr>
      <w:tr w:rsidR="00F41728" w:rsidRPr="00AD2C1D" w14:paraId="024D32AC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15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925DE10" w14:textId="77777777" w:rsidR="00F41728" w:rsidRPr="00AD2C1D" w:rsidRDefault="00F41728" w:rsidP="001C7416">
            <w:pPr>
              <w:rPr>
                <w:ins w:id="716" w:author="Glen Riden" w:date="2015-09-27T19:52:00Z"/>
                <w:rFonts w:asciiTheme="minorHAnsi" w:hAnsiTheme="minorHAnsi"/>
                <w:sz w:val="22"/>
                <w:szCs w:val="22"/>
              </w:rPr>
            </w:pPr>
            <w:ins w:id="717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Cross-References</w:t>
              </w:r>
            </w:ins>
          </w:p>
        </w:tc>
        <w:tc>
          <w:tcPr>
            <w:tcW w:w="7218" w:type="dxa"/>
            <w:gridSpan w:val="2"/>
          </w:tcPr>
          <w:p w14:paraId="5CC4BB2A" w14:textId="77777777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18" w:author="Glen Riden" w:date="2015-09-27T19:52:00Z"/>
                <w:rFonts w:asciiTheme="minorHAnsi" w:hAnsiTheme="minorHAnsi"/>
                <w:i/>
                <w:sz w:val="22"/>
                <w:szCs w:val="22"/>
              </w:rPr>
            </w:pPr>
            <w:ins w:id="719" w:author="Glen Riden" w:date="2015-09-27T19:52:00Z">
              <w:r w:rsidRPr="00AD2C1D">
                <w:rPr>
                  <w:rFonts w:asciiTheme="minorHAnsi" w:hAnsiTheme="minorHAnsi"/>
                  <w:i/>
                  <w:sz w:val="22"/>
                  <w:szCs w:val="22"/>
                </w:rPr>
                <w:t>&lt;requirements to be inserted here after finalized&gt;</w:t>
              </w:r>
            </w:ins>
          </w:p>
        </w:tc>
      </w:tr>
      <w:tr w:rsidR="00F41728" w:rsidRPr="00AD2C1D" w14:paraId="179D11D3" w14:textId="77777777" w:rsidTr="001C7416">
        <w:trPr>
          <w:ins w:id="720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69D9FFD" w14:textId="77777777" w:rsidR="00F41728" w:rsidRPr="00AD2C1D" w:rsidRDefault="00F41728" w:rsidP="001C7416">
            <w:pPr>
              <w:rPr>
                <w:ins w:id="721" w:author="Glen Riden" w:date="2015-09-27T19:52:00Z"/>
                <w:rFonts w:asciiTheme="minorHAnsi" w:hAnsiTheme="minorHAnsi"/>
                <w:sz w:val="22"/>
                <w:szCs w:val="22"/>
              </w:rPr>
            </w:pPr>
            <w:ins w:id="722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Pre-conditions</w:t>
              </w:r>
            </w:ins>
          </w:p>
        </w:tc>
        <w:tc>
          <w:tcPr>
            <w:tcW w:w="7218" w:type="dxa"/>
            <w:gridSpan w:val="2"/>
          </w:tcPr>
          <w:p w14:paraId="480F8CE5" w14:textId="4038C0C6" w:rsidR="00F41728" w:rsidRPr="00AD2C1D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23" w:author="Glen Riden" w:date="2015-09-27T19:52:00Z"/>
                <w:rFonts w:asciiTheme="minorHAnsi" w:hAnsiTheme="minorHAnsi"/>
                <w:sz w:val="22"/>
                <w:szCs w:val="22"/>
              </w:rPr>
            </w:pPr>
            <w:ins w:id="724" w:author="Glen Riden" w:date="2015-09-27T19:58:00Z">
              <w:r>
                <w:rPr>
                  <w:rFonts w:asciiTheme="minorHAnsi" w:hAnsiTheme="minorHAnsi"/>
                  <w:sz w:val="22"/>
                  <w:szCs w:val="22"/>
                </w:rPr>
                <w:t>The system has the data collection software installed on it.</w:t>
              </w:r>
            </w:ins>
          </w:p>
        </w:tc>
      </w:tr>
      <w:tr w:rsidR="00F41728" w:rsidRPr="00AD2C1D" w14:paraId="0041BC09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25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FC17CF4" w14:textId="77777777" w:rsidR="00F41728" w:rsidRPr="00AD2C1D" w:rsidRDefault="00F41728" w:rsidP="001C7416">
            <w:pPr>
              <w:rPr>
                <w:ins w:id="726" w:author="Glen Riden" w:date="2015-09-27T19:52:00Z"/>
                <w:rFonts w:asciiTheme="minorHAnsi" w:hAnsiTheme="minorHAnsi"/>
                <w:sz w:val="22"/>
                <w:szCs w:val="22"/>
              </w:rPr>
            </w:pPr>
            <w:ins w:id="727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Post-conditions</w:t>
              </w:r>
            </w:ins>
          </w:p>
        </w:tc>
        <w:tc>
          <w:tcPr>
            <w:tcW w:w="7218" w:type="dxa"/>
            <w:gridSpan w:val="2"/>
          </w:tcPr>
          <w:p w14:paraId="3CE38A69" w14:textId="25FECD69" w:rsidR="00F41728" w:rsidRPr="00AD2C1D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28" w:author="Glen Riden" w:date="2015-09-27T19:52:00Z"/>
                <w:rFonts w:asciiTheme="minorHAnsi" w:hAnsiTheme="minorHAnsi"/>
                <w:sz w:val="22"/>
                <w:szCs w:val="22"/>
              </w:rPr>
            </w:pPr>
            <w:ins w:id="729" w:author="Glen Riden" w:date="2015-09-27T19:58:00Z">
              <w:r>
                <w:rPr>
                  <w:rFonts w:asciiTheme="minorHAnsi" w:hAnsiTheme="minorHAnsi"/>
                  <w:sz w:val="22"/>
                  <w:szCs w:val="22"/>
                </w:rPr>
                <w:t>The data collection software has been removed from the system.</w:t>
              </w:r>
            </w:ins>
          </w:p>
        </w:tc>
      </w:tr>
      <w:tr w:rsidR="00F41728" w:rsidRPr="00AD2C1D" w14:paraId="022163D6" w14:textId="77777777" w:rsidTr="001C7416">
        <w:trPr>
          <w:ins w:id="730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74D7493B" w14:textId="77777777" w:rsidR="00F41728" w:rsidRPr="00AD2C1D" w:rsidRDefault="00F41728" w:rsidP="001C7416">
            <w:pPr>
              <w:rPr>
                <w:ins w:id="731" w:author="Glen Riden" w:date="2015-09-27T19:52:00Z"/>
                <w:rFonts w:asciiTheme="minorHAnsi" w:hAnsiTheme="minorHAnsi"/>
                <w:sz w:val="22"/>
                <w:szCs w:val="22"/>
              </w:rPr>
            </w:pPr>
            <w:ins w:id="732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Course of Events</w:t>
              </w:r>
            </w:ins>
          </w:p>
        </w:tc>
      </w:tr>
      <w:tr w:rsidR="00F41728" w:rsidRPr="00AD2C1D" w14:paraId="4F406226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33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55FFACEE" w14:textId="77777777" w:rsidR="00F41728" w:rsidRPr="00AD2C1D" w:rsidRDefault="00F41728" w:rsidP="001C7416">
            <w:pPr>
              <w:rPr>
                <w:ins w:id="734" w:author="Glen Riden" w:date="2015-09-27T19:52:00Z"/>
                <w:rFonts w:asciiTheme="minorHAnsi" w:hAnsiTheme="minorHAnsi"/>
                <w:sz w:val="22"/>
                <w:szCs w:val="22"/>
              </w:rPr>
            </w:pPr>
            <w:ins w:id="735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 Actions</w:t>
              </w:r>
            </w:ins>
          </w:p>
        </w:tc>
        <w:tc>
          <w:tcPr>
            <w:tcW w:w="4788" w:type="dxa"/>
          </w:tcPr>
          <w:p w14:paraId="4C9A1C66" w14:textId="77777777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36" w:author="Glen Riden" w:date="2015-09-27T19:52:00Z"/>
                <w:rFonts w:asciiTheme="minorHAnsi" w:hAnsiTheme="minorHAnsi"/>
                <w:b/>
                <w:sz w:val="22"/>
                <w:szCs w:val="22"/>
              </w:rPr>
            </w:pPr>
            <w:ins w:id="737" w:author="Glen Riden" w:date="2015-09-27T19:52:00Z">
              <w:r w:rsidRPr="00AD2C1D">
                <w:rPr>
                  <w:rFonts w:asciiTheme="minorHAnsi" w:hAnsiTheme="minorHAnsi"/>
                  <w:b/>
                  <w:sz w:val="22"/>
                  <w:szCs w:val="22"/>
                </w:rPr>
                <w:t>System Response</w:t>
              </w:r>
            </w:ins>
          </w:p>
        </w:tc>
      </w:tr>
      <w:tr w:rsidR="00F41728" w:rsidRPr="00AD2C1D" w14:paraId="326D3256" w14:textId="77777777" w:rsidTr="001C7416">
        <w:trPr>
          <w:ins w:id="738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740237A0" w14:textId="295023C3" w:rsidR="00F41728" w:rsidRPr="00AD2C1D" w:rsidRDefault="00F41728">
            <w:pPr>
              <w:rPr>
                <w:ins w:id="739" w:author="Glen Riden" w:date="2015-09-27T19:52:00Z"/>
                <w:rFonts w:asciiTheme="minorHAnsi" w:hAnsiTheme="minorHAnsi"/>
                <w:b w:val="0"/>
                <w:sz w:val="22"/>
                <w:szCs w:val="22"/>
              </w:rPr>
            </w:pPr>
            <w:ins w:id="740" w:author="Glen Riden" w:date="2015-09-27T19:52:00Z">
              <w:r w:rsidRPr="00AD2C1D">
                <w:rPr>
                  <w:rFonts w:asciiTheme="minorHAnsi" w:hAnsiTheme="minorHAnsi"/>
                  <w:b w:val="0"/>
                  <w:bCs w:val="0"/>
                  <w:sz w:val="22"/>
                  <w:szCs w:val="22"/>
                </w:rPr>
                <w:t>1.</w:t>
              </w:r>
              <w:r w:rsidRPr="00AD2C1D">
                <w:rPr>
                  <w:rFonts w:asciiTheme="minorHAnsi" w:hAnsiTheme="minorHAnsi"/>
                  <w:b w:val="0"/>
                  <w:sz w:val="22"/>
                  <w:szCs w:val="22"/>
                </w:rPr>
                <w:t xml:space="preserve"> </w:t>
              </w:r>
            </w:ins>
            <w:ins w:id="741" w:author="Glen Riden" w:date="2015-09-27T19:56:00Z">
              <w:r w:rsidR="00571873">
                <w:rPr>
                  <w:rFonts w:asciiTheme="minorHAnsi" w:hAnsiTheme="minorHAnsi"/>
                  <w:b w:val="0"/>
                  <w:sz w:val="22"/>
                  <w:szCs w:val="22"/>
                </w:rPr>
                <w:t>The user runs the uninstaller software in the data collection directory.</w:t>
              </w:r>
            </w:ins>
          </w:p>
        </w:tc>
        <w:tc>
          <w:tcPr>
            <w:tcW w:w="4788" w:type="dxa"/>
          </w:tcPr>
          <w:p w14:paraId="141CDD94" w14:textId="77777777" w:rsidR="00F41728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42" w:author="Glen Riden" w:date="2015-09-27T19:52:00Z"/>
                <w:rFonts w:asciiTheme="minorHAnsi" w:hAnsiTheme="minorHAnsi"/>
                <w:sz w:val="22"/>
                <w:szCs w:val="22"/>
              </w:rPr>
            </w:pPr>
          </w:p>
        </w:tc>
      </w:tr>
      <w:tr w:rsidR="00F41728" w:rsidRPr="00AD2C1D" w14:paraId="389B54B6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43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2230D03B" w14:textId="77777777" w:rsidR="00F41728" w:rsidRPr="00AD2C1D" w:rsidRDefault="00F41728" w:rsidP="001C7416">
            <w:pPr>
              <w:rPr>
                <w:ins w:id="744" w:author="Glen Riden" w:date="2015-09-27T19:52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45B129BF" w14:textId="0278B7B3" w:rsidR="00F41728" w:rsidRPr="00AD2C1D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45" w:author="Glen Riden" w:date="2015-09-27T19:52:00Z"/>
                <w:rFonts w:asciiTheme="minorHAnsi" w:hAnsiTheme="minorHAnsi"/>
                <w:sz w:val="22"/>
                <w:szCs w:val="22"/>
              </w:rPr>
            </w:pPr>
            <w:ins w:id="746" w:author="Glen Riden" w:date="2015-09-27T19:56:00Z">
              <w:r>
                <w:rPr>
                  <w:rFonts w:asciiTheme="minorHAnsi" w:hAnsiTheme="minorHAnsi"/>
                  <w:sz w:val="22"/>
                  <w:szCs w:val="22"/>
                </w:rPr>
                <w:t>2. The software confirms that the user wishes to uninstall the data collection software.</w:t>
              </w:r>
            </w:ins>
          </w:p>
        </w:tc>
      </w:tr>
      <w:tr w:rsidR="00571873" w:rsidRPr="00AD2C1D" w14:paraId="7C2395D9" w14:textId="77777777" w:rsidTr="001C7416">
        <w:trPr>
          <w:ins w:id="747" w:author="Glen Riden" w:date="2015-09-27T19:5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0AF80257" w14:textId="27C09F15" w:rsidR="00571873" w:rsidRPr="00571873" w:rsidRDefault="00571873">
            <w:pPr>
              <w:rPr>
                <w:ins w:id="748" w:author="Glen Riden" w:date="2015-09-27T19:56:00Z"/>
                <w:rFonts w:asciiTheme="minorHAnsi" w:hAnsiTheme="minorHAnsi"/>
                <w:b w:val="0"/>
                <w:sz w:val="22"/>
                <w:szCs w:val="22"/>
                <w:rPrChange w:id="749" w:author="Glen Riden" w:date="2015-09-27T19:56:00Z">
                  <w:rPr>
                    <w:ins w:id="750" w:author="Glen Riden" w:date="2015-09-27T19:56:00Z"/>
                  </w:rPr>
                </w:rPrChange>
              </w:rPr>
            </w:pPr>
            <w:ins w:id="751" w:author="Glen Riden" w:date="2015-09-27T19:56:00Z">
              <w:r w:rsidRPr="00571873">
                <w:rPr>
                  <w:rFonts w:asciiTheme="minorHAnsi" w:hAnsiTheme="minorHAnsi"/>
                  <w:sz w:val="22"/>
                  <w:szCs w:val="22"/>
                </w:rPr>
                <w:t>3.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</w:t>
              </w:r>
              <w:r>
                <w:rPr>
                  <w:rFonts w:asciiTheme="minorHAnsi" w:hAnsiTheme="minorHAnsi"/>
                  <w:b w:val="0"/>
                  <w:sz w:val="22"/>
                  <w:szCs w:val="22"/>
                </w:rPr>
                <w:t>The user selects the confirm option on the uninstall window.</w:t>
              </w:r>
            </w:ins>
          </w:p>
        </w:tc>
        <w:tc>
          <w:tcPr>
            <w:tcW w:w="4788" w:type="dxa"/>
          </w:tcPr>
          <w:p w14:paraId="677E8790" w14:textId="77777777" w:rsidR="00571873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52" w:author="Glen Riden" w:date="2015-09-27T19:56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14:paraId="1FFA5232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53" w:author="Glen Riden" w:date="2015-09-27T19:5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3F4E6EB7" w14:textId="77777777" w:rsidR="00571873" w:rsidRPr="00571873" w:rsidRDefault="00571873" w:rsidP="00571873">
            <w:pPr>
              <w:rPr>
                <w:ins w:id="754" w:author="Glen Riden" w:date="2015-09-27T19:56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3EFA361A" w14:textId="582AEC30" w:rsidR="00571873" w:rsidRPr="00571873" w:rsidRDefault="005718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55" w:author="Glen Riden" w:date="2015-09-27T19:56:00Z"/>
                <w:rFonts w:asciiTheme="minorHAnsi" w:hAnsiTheme="minorHAnsi"/>
                <w:sz w:val="22"/>
                <w:szCs w:val="22"/>
                <w:rPrChange w:id="756" w:author="Glen Riden" w:date="2015-09-27T19:57:00Z">
                  <w:rPr>
                    <w:ins w:id="757" w:author="Glen Riden" w:date="2015-09-27T19:56:00Z"/>
                  </w:rPr>
                </w:rPrChange>
              </w:rPr>
            </w:pPr>
            <w:ins w:id="758" w:author="Glen Riden" w:date="2015-09-27T19:56:00Z">
              <w:r w:rsidRPr="00571873">
                <w:rPr>
                  <w:rFonts w:asciiTheme="minorHAnsi" w:hAnsiTheme="minorHAnsi"/>
                  <w:sz w:val="22"/>
                  <w:szCs w:val="22"/>
                </w:rPr>
                <w:t>4.</w:t>
              </w:r>
            </w:ins>
            <w:ins w:id="759" w:author="Glen Riden" w:date="2015-09-27T19:57:00Z">
              <w:r>
                <w:rPr>
                  <w:rFonts w:asciiTheme="minorHAnsi" w:hAnsiTheme="minorHAnsi"/>
                  <w:sz w:val="22"/>
                  <w:szCs w:val="22"/>
                </w:rPr>
                <w:t xml:space="preserve"> The software is uninstalled from the host system.</w:t>
              </w:r>
            </w:ins>
          </w:p>
        </w:tc>
      </w:tr>
    </w:tbl>
    <w:p w14:paraId="59B6132D" w14:textId="77777777" w:rsidR="00F41728" w:rsidRDefault="00F41728">
      <w:pPr>
        <w:rPr>
          <w:ins w:id="760" w:author="Glen Riden" w:date="2015-09-27T19:52:00Z"/>
        </w:rPr>
        <w:pPrChange w:id="761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</w:tblGrid>
      <w:tr w:rsidR="00571873" w:rsidRPr="00AD2C1D" w:rsidDel="008D3651" w14:paraId="1CC4A9CF" w14:textId="4AAF08ED" w:rsidTr="001C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762" w:author="Glen Riden" w:date="2015-09-27T19:57:00Z"/>
          <w:del w:id="763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89AE019" w14:textId="0C63C410" w:rsidR="00571873" w:rsidRPr="00AD2C1D" w:rsidDel="008D3651" w:rsidRDefault="00571873" w:rsidP="001C7416">
            <w:pPr>
              <w:rPr>
                <w:ins w:id="764" w:author="Glen Riden" w:date="2015-09-27T19:57:00Z"/>
                <w:del w:id="765" w:author="Jimmy Duggan" w:date="2015-09-28T02:21:00Z"/>
                <w:rFonts w:asciiTheme="minorHAnsi" w:hAnsiTheme="minorHAnsi"/>
                <w:sz w:val="22"/>
                <w:szCs w:val="22"/>
              </w:rPr>
            </w:pPr>
            <w:ins w:id="766" w:author="Glen Riden" w:date="2015-09-27T19:57:00Z">
              <w:del w:id="767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Use Case ID</w:delText>
                </w:r>
              </w:del>
            </w:ins>
          </w:p>
        </w:tc>
        <w:tc>
          <w:tcPr>
            <w:tcW w:w="7218" w:type="dxa"/>
            <w:gridSpan w:val="2"/>
          </w:tcPr>
          <w:p w14:paraId="3893E4FE" w14:textId="6A654904" w:rsidR="00571873" w:rsidRPr="00AD2C1D" w:rsidDel="008D3651" w:rsidRDefault="00571873" w:rsidP="001C74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768" w:author="Glen Riden" w:date="2015-09-27T19:57:00Z"/>
                <w:del w:id="769" w:author="Jimmy Duggan" w:date="2015-09-28T02:21:00Z"/>
                <w:rFonts w:asciiTheme="minorHAnsi" w:hAnsiTheme="minorHAnsi"/>
                <w:sz w:val="22"/>
                <w:szCs w:val="22"/>
              </w:rPr>
            </w:pPr>
            <w:ins w:id="770" w:author="Glen Riden" w:date="2015-09-27T19:57:00Z">
              <w:del w:id="771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UC_00X</w:delText>
                </w:r>
              </w:del>
            </w:ins>
          </w:p>
        </w:tc>
      </w:tr>
      <w:tr w:rsidR="00571873" w:rsidRPr="00AD2C1D" w:rsidDel="008D3651" w14:paraId="2AA9B338" w14:textId="03913A15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72" w:author="Glen Riden" w:date="2015-09-27T19:57:00Z"/>
          <w:del w:id="773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FB33341" w14:textId="37F64A35" w:rsidR="00571873" w:rsidRPr="00AD2C1D" w:rsidDel="008D3651" w:rsidRDefault="00571873" w:rsidP="001C7416">
            <w:pPr>
              <w:rPr>
                <w:ins w:id="774" w:author="Glen Riden" w:date="2015-09-27T19:57:00Z"/>
                <w:del w:id="775" w:author="Jimmy Duggan" w:date="2015-09-28T02:21:00Z"/>
                <w:rFonts w:asciiTheme="minorHAnsi" w:hAnsiTheme="minorHAnsi"/>
                <w:sz w:val="22"/>
                <w:szCs w:val="22"/>
              </w:rPr>
            </w:pPr>
            <w:ins w:id="776" w:author="Glen Riden" w:date="2015-09-27T19:57:00Z">
              <w:del w:id="777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Use Case Name</w:delText>
                </w:r>
              </w:del>
            </w:ins>
          </w:p>
        </w:tc>
        <w:tc>
          <w:tcPr>
            <w:tcW w:w="7218" w:type="dxa"/>
            <w:gridSpan w:val="2"/>
          </w:tcPr>
          <w:p w14:paraId="58C22246" w14:textId="7E89B27C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78" w:author="Glen Riden" w:date="2015-09-27T19:57:00Z"/>
                <w:del w:id="779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6B9ABF38" w14:textId="1F9BD9DD" w:rsidTr="001C7416">
        <w:trPr>
          <w:ins w:id="780" w:author="Glen Riden" w:date="2015-09-27T19:57:00Z"/>
          <w:del w:id="781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B4D3260" w14:textId="756DF4D8" w:rsidR="00571873" w:rsidRPr="00AD2C1D" w:rsidDel="008D3651" w:rsidRDefault="00571873" w:rsidP="001C7416">
            <w:pPr>
              <w:rPr>
                <w:ins w:id="782" w:author="Glen Riden" w:date="2015-09-27T19:57:00Z"/>
                <w:del w:id="783" w:author="Jimmy Duggan" w:date="2015-09-28T02:21:00Z"/>
                <w:rFonts w:asciiTheme="minorHAnsi" w:hAnsiTheme="minorHAnsi"/>
                <w:sz w:val="22"/>
                <w:szCs w:val="22"/>
              </w:rPr>
            </w:pPr>
            <w:ins w:id="784" w:author="Glen Riden" w:date="2015-09-27T19:57:00Z">
              <w:del w:id="785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Actor(s)</w:delText>
                </w:r>
              </w:del>
            </w:ins>
          </w:p>
        </w:tc>
        <w:tc>
          <w:tcPr>
            <w:tcW w:w="7218" w:type="dxa"/>
            <w:gridSpan w:val="2"/>
          </w:tcPr>
          <w:p w14:paraId="6B926E34" w14:textId="1656EBAC" w:rsidR="00571873" w:rsidRPr="00AD2C1D" w:rsidDel="008D3651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86" w:author="Glen Riden" w:date="2015-09-27T19:57:00Z"/>
                <w:del w:id="787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27F19FA7" w14:textId="380E6AD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88" w:author="Glen Riden" w:date="2015-09-27T19:57:00Z"/>
          <w:del w:id="789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2AA6AAC6" w14:textId="3901A57D" w:rsidR="00571873" w:rsidRPr="00AD2C1D" w:rsidDel="008D3651" w:rsidRDefault="00571873" w:rsidP="001C7416">
            <w:pPr>
              <w:rPr>
                <w:ins w:id="790" w:author="Glen Riden" w:date="2015-09-27T19:57:00Z"/>
                <w:del w:id="791" w:author="Jimmy Duggan" w:date="2015-09-28T02:21:00Z"/>
                <w:rFonts w:asciiTheme="minorHAnsi" w:hAnsiTheme="minorHAnsi"/>
                <w:sz w:val="22"/>
                <w:szCs w:val="22"/>
              </w:rPr>
            </w:pPr>
            <w:ins w:id="792" w:author="Glen Riden" w:date="2015-09-27T19:57:00Z">
              <w:del w:id="793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Purpose</w:delText>
                </w:r>
              </w:del>
            </w:ins>
          </w:p>
        </w:tc>
        <w:tc>
          <w:tcPr>
            <w:tcW w:w="7218" w:type="dxa"/>
            <w:gridSpan w:val="2"/>
          </w:tcPr>
          <w:p w14:paraId="56F24944" w14:textId="0F367AB7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94" w:author="Glen Riden" w:date="2015-09-27T19:57:00Z"/>
                <w:del w:id="795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6EB1FCE8" w14:textId="671A1A1F" w:rsidTr="001C7416">
        <w:trPr>
          <w:ins w:id="796" w:author="Glen Riden" w:date="2015-09-27T19:57:00Z"/>
          <w:del w:id="797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B869D5C" w14:textId="1C2581F7" w:rsidR="00571873" w:rsidRPr="00AD2C1D" w:rsidDel="008D3651" w:rsidRDefault="00571873" w:rsidP="001C7416">
            <w:pPr>
              <w:rPr>
                <w:ins w:id="798" w:author="Glen Riden" w:date="2015-09-27T19:57:00Z"/>
                <w:del w:id="799" w:author="Jimmy Duggan" w:date="2015-09-28T02:21:00Z"/>
                <w:rFonts w:asciiTheme="minorHAnsi" w:hAnsiTheme="minorHAnsi"/>
                <w:sz w:val="22"/>
                <w:szCs w:val="22"/>
              </w:rPr>
            </w:pPr>
            <w:ins w:id="800" w:author="Glen Riden" w:date="2015-09-27T19:57:00Z">
              <w:del w:id="801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Overview</w:delText>
                </w:r>
              </w:del>
            </w:ins>
          </w:p>
        </w:tc>
        <w:tc>
          <w:tcPr>
            <w:tcW w:w="7218" w:type="dxa"/>
            <w:gridSpan w:val="2"/>
          </w:tcPr>
          <w:p w14:paraId="764FCE80" w14:textId="65F79B9F" w:rsidR="00571873" w:rsidRPr="00AD2C1D" w:rsidDel="008D3651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02" w:author="Glen Riden" w:date="2015-09-27T19:57:00Z"/>
                <w:del w:id="803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7AF8A7C9" w14:textId="2568EA93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04" w:author="Glen Riden" w:date="2015-09-27T19:57:00Z"/>
          <w:del w:id="805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D404C96" w14:textId="6F68FEA9" w:rsidR="00571873" w:rsidRPr="00AD2C1D" w:rsidDel="008D3651" w:rsidRDefault="00571873" w:rsidP="001C7416">
            <w:pPr>
              <w:rPr>
                <w:ins w:id="806" w:author="Glen Riden" w:date="2015-09-27T19:57:00Z"/>
                <w:del w:id="807" w:author="Jimmy Duggan" w:date="2015-09-28T02:21:00Z"/>
                <w:rFonts w:asciiTheme="minorHAnsi" w:hAnsiTheme="minorHAnsi"/>
                <w:sz w:val="22"/>
                <w:szCs w:val="22"/>
              </w:rPr>
            </w:pPr>
            <w:ins w:id="808" w:author="Glen Riden" w:date="2015-09-27T19:57:00Z">
              <w:del w:id="809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Cross-References</w:delText>
                </w:r>
              </w:del>
            </w:ins>
          </w:p>
        </w:tc>
        <w:tc>
          <w:tcPr>
            <w:tcW w:w="7218" w:type="dxa"/>
            <w:gridSpan w:val="2"/>
          </w:tcPr>
          <w:p w14:paraId="66C6FD84" w14:textId="29FE8CB6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10" w:author="Glen Riden" w:date="2015-09-27T19:57:00Z"/>
                <w:del w:id="811" w:author="Jimmy Duggan" w:date="2015-09-28T02:21:00Z"/>
                <w:rFonts w:asciiTheme="minorHAnsi" w:hAnsiTheme="minorHAnsi"/>
                <w:i/>
                <w:sz w:val="22"/>
                <w:szCs w:val="22"/>
              </w:rPr>
            </w:pPr>
            <w:ins w:id="812" w:author="Glen Riden" w:date="2015-09-27T19:57:00Z">
              <w:del w:id="813" w:author="Jimmy Duggan" w:date="2015-09-28T02:21:00Z">
                <w:r w:rsidRPr="00AD2C1D" w:rsidDel="008D3651">
                  <w:rPr>
                    <w:rFonts w:asciiTheme="minorHAnsi" w:hAnsiTheme="minorHAnsi"/>
                    <w:i/>
                    <w:sz w:val="22"/>
                    <w:szCs w:val="22"/>
                  </w:rPr>
                  <w:delText>&lt;requirements to be inserted here after finalized&gt;</w:delText>
                </w:r>
              </w:del>
            </w:ins>
          </w:p>
        </w:tc>
      </w:tr>
      <w:tr w:rsidR="00571873" w:rsidRPr="00AD2C1D" w:rsidDel="008D3651" w14:paraId="4F27A7E8" w14:textId="3FD7E058" w:rsidTr="001C7416">
        <w:trPr>
          <w:ins w:id="814" w:author="Glen Riden" w:date="2015-09-27T19:57:00Z"/>
          <w:del w:id="815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049CD5F" w14:textId="44FBD5AE" w:rsidR="00571873" w:rsidRPr="00AD2C1D" w:rsidDel="008D3651" w:rsidRDefault="00571873" w:rsidP="001C7416">
            <w:pPr>
              <w:rPr>
                <w:ins w:id="816" w:author="Glen Riden" w:date="2015-09-27T19:57:00Z"/>
                <w:del w:id="817" w:author="Jimmy Duggan" w:date="2015-09-28T02:21:00Z"/>
                <w:rFonts w:asciiTheme="minorHAnsi" w:hAnsiTheme="minorHAnsi"/>
                <w:sz w:val="22"/>
                <w:szCs w:val="22"/>
              </w:rPr>
            </w:pPr>
            <w:ins w:id="818" w:author="Glen Riden" w:date="2015-09-27T19:57:00Z">
              <w:del w:id="819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Pre-conditions</w:delText>
                </w:r>
              </w:del>
            </w:ins>
          </w:p>
        </w:tc>
        <w:tc>
          <w:tcPr>
            <w:tcW w:w="7218" w:type="dxa"/>
            <w:gridSpan w:val="2"/>
          </w:tcPr>
          <w:p w14:paraId="1A587906" w14:textId="0C414A9B" w:rsidR="00571873" w:rsidRPr="00AD2C1D" w:rsidDel="008D3651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20" w:author="Glen Riden" w:date="2015-09-27T19:57:00Z"/>
                <w:del w:id="821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1553D937" w14:textId="37458F5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22" w:author="Glen Riden" w:date="2015-09-27T19:57:00Z"/>
          <w:del w:id="823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F61491F" w14:textId="57C6671C" w:rsidR="00571873" w:rsidRPr="00AD2C1D" w:rsidDel="008D3651" w:rsidRDefault="00571873" w:rsidP="001C7416">
            <w:pPr>
              <w:rPr>
                <w:ins w:id="824" w:author="Glen Riden" w:date="2015-09-27T19:57:00Z"/>
                <w:del w:id="825" w:author="Jimmy Duggan" w:date="2015-09-28T02:21:00Z"/>
                <w:rFonts w:asciiTheme="minorHAnsi" w:hAnsiTheme="minorHAnsi"/>
                <w:sz w:val="22"/>
                <w:szCs w:val="22"/>
              </w:rPr>
            </w:pPr>
            <w:ins w:id="826" w:author="Glen Riden" w:date="2015-09-27T19:57:00Z">
              <w:del w:id="827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Post-conditions</w:delText>
                </w:r>
              </w:del>
            </w:ins>
          </w:p>
        </w:tc>
        <w:tc>
          <w:tcPr>
            <w:tcW w:w="7218" w:type="dxa"/>
            <w:gridSpan w:val="2"/>
          </w:tcPr>
          <w:p w14:paraId="123EFBF0" w14:textId="716E8086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28" w:author="Glen Riden" w:date="2015-09-27T19:57:00Z"/>
                <w:del w:id="829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1E8C7A02" w14:textId="38A79048" w:rsidTr="001C7416">
        <w:trPr>
          <w:ins w:id="830" w:author="Glen Riden" w:date="2015-09-27T19:57:00Z"/>
          <w:del w:id="831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4CC0E135" w14:textId="0298BD6C" w:rsidR="00571873" w:rsidRPr="00AD2C1D" w:rsidDel="008D3651" w:rsidRDefault="00571873" w:rsidP="001C7416">
            <w:pPr>
              <w:rPr>
                <w:ins w:id="832" w:author="Glen Riden" w:date="2015-09-27T19:57:00Z"/>
                <w:del w:id="833" w:author="Jimmy Duggan" w:date="2015-09-28T02:21:00Z"/>
                <w:rFonts w:asciiTheme="minorHAnsi" w:hAnsiTheme="minorHAnsi"/>
                <w:sz w:val="22"/>
                <w:szCs w:val="22"/>
              </w:rPr>
            </w:pPr>
            <w:ins w:id="834" w:author="Glen Riden" w:date="2015-09-27T19:57:00Z">
              <w:del w:id="835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Course of Events</w:delText>
                </w:r>
              </w:del>
            </w:ins>
          </w:p>
        </w:tc>
      </w:tr>
      <w:tr w:rsidR="00571873" w:rsidRPr="00AD2C1D" w:rsidDel="008D3651" w14:paraId="18FBBDF4" w14:textId="523CBAD2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36" w:author="Glen Riden" w:date="2015-09-27T19:57:00Z"/>
          <w:del w:id="837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0E316AB5" w14:textId="0F56EEE8" w:rsidR="00571873" w:rsidRPr="00AD2C1D" w:rsidDel="008D3651" w:rsidRDefault="00571873" w:rsidP="001C7416">
            <w:pPr>
              <w:rPr>
                <w:ins w:id="838" w:author="Glen Riden" w:date="2015-09-27T19:57:00Z"/>
                <w:del w:id="839" w:author="Jimmy Duggan" w:date="2015-09-28T02:21:00Z"/>
                <w:rFonts w:asciiTheme="minorHAnsi" w:hAnsiTheme="minorHAnsi"/>
                <w:sz w:val="22"/>
                <w:szCs w:val="22"/>
              </w:rPr>
            </w:pPr>
            <w:ins w:id="840" w:author="Glen Riden" w:date="2015-09-27T19:57:00Z">
              <w:del w:id="841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Actor Actions</w:delText>
                </w:r>
              </w:del>
            </w:ins>
          </w:p>
        </w:tc>
        <w:tc>
          <w:tcPr>
            <w:tcW w:w="4788" w:type="dxa"/>
          </w:tcPr>
          <w:p w14:paraId="18D75C47" w14:textId="1517EF1C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42" w:author="Glen Riden" w:date="2015-09-27T19:57:00Z"/>
                <w:del w:id="843" w:author="Jimmy Duggan" w:date="2015-09-28T02:21:00Z"/>
                <w:rFonts w:asciiTheme="minorHAnsi" w:hAnsiTheme="minorHAnsi"/>
                <w:b/>
                <w:sz w:val="22"/>
                <w:szCs w:val="22"/>
              </w:rPr>
            </w:pPr>
            <w:ins w:id="844" w:author="Glen Riden" w:date="2015-09-27T19:57:00Z">
              <w:del w:id="845" w:author="Jimmy Duggan" w:date="2015-09-28T02:21:00Z">
                <w:r w:rsidRPr="00AD2C1D" w:rsidDel="008D3651">
                  <w:rPr>
                    <w:rFonts w:asciiTheme="minorHAnsi" w:hAnsiTheme="minorHAnsi"/>
                    <w:b/>
                    <w:sz w:val="22"/>
                    <w:szCs w:val="22"/>
                  </w:rPr>
                  <w:delText>System Response</w:delText>
                </w:r>
              </w:del>
            </w:ins>
          </w:p>
        </w:tc>
      </w:tr>
      <w:tr w:rsidR="00571873" w:rsidRPr="00AD2C1D" w:rsidDel="008D3651" w14:paraId="475AB58D" w14:textId="3A159CB9" w:rsidTr="001C7416">
        <w:trPr>
          <w:ins w:id="846" w:author="Glen Riden" w:date="2015-09-27T19:57:00Z"/>
          <w:del w:id="847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0CB2E8ED" w14:textId="7ED7E639" w:rsidR="00571873" w:rsidRPr="00AD2C1D" w:rsidDel="008D3651" w:rsidRDefault="00571873" w:rsidP="001C7416">
            <w:pPr>
              <w:rPr>
                <w:ins w:id="848" w:author="Glen Riden" w:date="2015-09-27T19:57:00Z"/>
                <w:del w:id="849" w:author="Jimmy Duggan" w:date="2015-09-28T02:21:00Z"/>
                <w:rFonts w:asciiTheme="minorHAnsi" w:hAnsiTheme="minorHAnsi"/>
                <w:b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469E70D0" w14:textId="3BA8140A" w:rsidR="00571873" w:rsidRPr="00AD2C1D" w:rsidDel="008D3651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50" w:author="Glen Riden" w:date="2015-09-27T19:57:00Z"/>
                <w:del w:id="851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7728DF17" w14:textId="315FB4F0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52" w:author="Glen Riden" w:date="2015-09-27T19:57:00Z"/>
          <w:del w:id="853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7DF3C1D4" w14:textId="6A2A3DEB" w:rsidR="00571873" w:rsidRPr="00AD2C1D" w:rsidDel="008D3651" w:rsidRDefault="00571873" w:rsidP="001C7416">
            <w:pPr>
              <w:rPr>
                <w:ins w:id="854" w:author="Glen Riden" w:date="2015-09-27T19:57:00Z"/>
                <w:del w:id="855" w:author="Jimmy Duggan" w:date="2015-09-28T02:21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0B5FD988" w14:textId="719662F8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56" w:author="Glen Riden" w:date="2015-09-27T19:57:00Z"/>
                <w:del w:id="857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2310FFA2" w14:textId="54EF3784" w:rsidTr="001C7416">
        <w:trPr>
          <w:ins w:id="858" w:author="Glen Riden" w:date="2015-09-27T19:57:00Z"/>
          <w:del w:id="859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76036765" w14:textId="3FAD23CB" w:rsidR="00571873" w:rsidRPr="00AD2C1D" w:rsidDel="008D3651" w:rsidRDefault="00571873" w:rsidP="001C7416">
            <w:pPr>
              <w:rPr>
                <w:ins w:id="860" w:author="Glen Riden" w:date="2015-09-27T19:57:00Z"/>
                <w:del w:id="861" w:author="Jimmy Duggan" w:date="2015-09-28T02:21:00Z"/>
                <w:rFonts w:asciiTheme="minorHAnsi" w:hAnsiTheme="minorHAnsi"/>
                <w:b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7BA27936" w14:textId="7042FCF5" w:rsidR="00571873" w:rsidDel="008D3651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62" w:author="Glen Riden" w:date="2015-09-27T19:57:00Z"/>
                <w:del w:id="863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6A6BD1E7" w14:textId="37CF7DE5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64" w:author="Glen Riden" w:date="2015-09-27T19:57:00Z"/>
          <w:del w:id="865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5E2BBCCC" w14:textId="7831AE2C" w:rsidR="00571873" w:rsidRPr="00AD2C1D" w:rsidDel="008D3651" w:rsidRDefault="00571873" w:rsidP="001C7416">
            <w:pPr>
              <w:rPr>
                <w:ins w:id="866" w:author="Glen Riden" w:date="2015-09-27T19:57:00Z"/>
                <w:del w:id="867" w:author="Jimmy Duggan" w:date="2015-09-28T02:21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4EF6BADF" w14:textId="24F3CB6B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68" w:author="Glen Riden" w:date="2015-09-27T19:57:00Z"/>
                <w:del w:id="869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</w:tbl>
    <w:p w14:paraId="3A0D992B" w14:textId="77777777" w:rsidR="00F41728" w:rsidRDefault="00F41728">
      <w:pPr>
        <w:rPr>
          <w:ins w:id="870" w:author="Glen Riden" w:date="2015-09-27T19:44:00Z"/>
        </w:rPr>
        <w:pPrChange w:id="871" w:author="Glen Riden" w:date="2015-09-27T19:34:00Z">
          <w:pPr>
            <w:pStyle w:val="ListParagraph"/>
            <w:ind w:left="864"/>
          </w:pPr>
        </w:pPrChange>
      </w:pPr>
    </w:p>
    <w:p w14:paraId="5B14A97E" w14:textId="1616D226" w:rsidR="00C37913" w:rsidDel="00144EFF" w:rsidRDefault="009E38D1">
      <w:pPr>
        <w:rPr>
          <w:ins w:id="872" w:author="Glen" w:date="2015-09-27T17:18:00Z"/>
          <w:del w:id="873" w:author="Glen Riden" w:date="2015-09-27T19:33:00Z"/>
        </w:rPr>
        <w:pPrChange w:id="874" w:author="Glen" w:date="2015-09-27T17:19:00Z">
          <w:pPr>
            <w:pStyle w:val="Heading1"/>
            <w:numPr>
              <w:numId w:val="0"/>
            </w:numPr>
            <w:ind w:left="0" w:firstLine="0"/>
          </w:pPr>
        </w:pPrChange>
      </w:pPr>
      <w:del w:id="875" w:author="Glen Riden" w:date="2015-09-27T19:33:00Z">
        <w:r w:rsidDel="00144EFF">
          <w:delText>s</w:delText>
        </w:r>
      </w:del>
    </w:p>
    <w:p w14:paraId="31BA3703" w14:textId="719EC1CE" w:rsidR="00FC632D" w:rsidRPr="00FC632D" w:rsidDel="00144EFF" w:rsidRDefault="00FC632D">
      <w:pPr>
        <w:pStyle w:val="Heading1"/>
        <w:numPr>
          <w:ilvl w:val="0"/>
          <w:numId w:val="0"/>
        </w:numPr>
        <w:rPr>
          <w:del w:id="876" w:author="Glen Riden" w:date="2015-09-27T19:33:00Z"/>
        </w:rPr>
      </w:pPr>
      <w:bookmarkStart w:id="877" w:name="_Toc431145064"/>
      <w:ins w:id="878" w:author="Glen" w:date="2015-09-27T17:18:00Z">
        <w:del w:id="879" w:author="Glen Riden" w:date="2015-09-27T19:33:00Z">
          <w:r w:rsidDel="00144EFF">
            <w:delText>App</w:delText>
          </w:r>
        </w:del>
      </w:ins>
      <w:ins w:id="880" w:author="Glen" w:date="2015-09-27T17:19:00Z">
        <w:del w:id="881" w:author="Glen Riden" w:date="2015-09-27T19:33:00Z">
          <w:r w:rsidDel="00144EFF">
            <w:delText>endix A: Use Cases</w:delText>
          </w:r>
        </w:del>
      </w:ins>
      <w:bookmarkEnd w:id="877"/>
    </w:p>
    <w:p w14:paraId="42B72BED" w14:textId="1E9D5722" w:rsidR="00E23FA4" w:rsidDel="00144EFF" w:rsidRDefault="00F77BC8">
      <w:pPr>
        <w:rPr>
          <w:del w:id="882" w:author="Glen Riden" w:date="2015-09-27T19:33:00Z"/>
        </w:rPr>
      </w:pPr>
      <w:del w:id="883" w:author="Glen Riden" w:date="2015-09-27T19:33:00Z">
        <w:r w:rsidDel="00144EFF">
          <w:delText>This section represents use case diagrams for the functions defined in the requirements specification for the two pieces of software needed to complete this project.</w:delText>
        </w:r>
      </w:del>
    </w:p>
    <w:p w14:paraId="081D052F" w14:textId="301F4979" w:rsidR="009E38D1" w:rsidDel="00144EFF" w:rsidRDefault="00F77BC8" w:rsidP="002618EE">
      <w:pPr>
        <w:jc w:val="center"/>
        <w:rPr>
          <w:del w:id="884" w:author="Glen Riden" w:date="2015-09-27T19:33:00Z"/>
        </w:rPr>
      </w:pPr>
      <w:del w:id="885" w:author="Glen Riden" w:date="2015-09-27T19:33:00Z">
        <w:r w:rsidDel="00144EFF">
          <w:rPr>
            <w:noProof/>
          </w:rPr>
          <w:drawing>
            <wp:inline distT="0" distB="0" distL="0" distR="0" wp14:anchorId="5E7C629C" wp14:editId="64DFE824">
              <wp:extent cx="4078490" cy="2343150"/>
              <wp:effectExtent l="0" t="0" r="0" b="0"/>
              <wp:docPr id="3" name="Picture 3" descr="C:\Users\jimmy.duggan\Documents\School\CPE656\Data_Collection__System_Installer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jimmy.duggan\Documents\School\CPE656\Data_Collection__System_Installer.jpg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78490" cy="2343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C5C86A2" w14:textId="62118D3B" w:rsidR="00F77BC8" w:rsidDel="00144EFF" w:rsidRDefault="00F77BC8" w:rsidP="002618EE">
      <w:pPr>
        <w:jc w:val="center"/>
        <w:rPr>
          <w:del w:id="886" w:author="Glen Riden" w:date="2015-09-27T19:33:00Z"/>
        </w:rPr>
      </w:pPr>
      <w:del w:id="887" w:author="Glen Riden" w:date="2015-09-27T19:33:00Z">
        <w:r w:rsidDel="00144EFF">
          <w:delText>Figure A-1: Data Collection System Installer</w:delText>
        </w:r>
      </w:del>
    </w:p>
    <w:p w14:paraId="64A5D548" w14:textId="56F9193B" w:rsidR="00E23FA4" w:rsidRPr="00A07390" w:rsidDel="00144EFF" w:rsidRDefault="00E23FA4" w:rsidP="00E23FA4">
      <w:pPr>
        <w:jc w:val="center"/>
        <w:rPr>
          <w:del w:id="888" w:author="Glen Riden" w:date="2015-09-27T19:33:00Z"/>
        </w:rPr>
      </w:pPr>
      <w:del w:id="889" w:author="Glen Riden" w:date="2015-09-27T19:33:00Z">
        <w:r w:rsidDel="00144EFF">
          <w:rPr>
            <w:noProof/>
          </w:rPr>
          <w:drawing>
            <wp:inline distT="0" distB="0" distL="0" distR="0" wp14:anchorId="7CD99560" wp14:editId="42447E15">
              <wp:extent cx="5943600" cy="2933700"/>
              <wp:effectExtent l="0" t="0" r="0" b="0"/>
              <wp:docPr id="5" name="Picture 5" descr="C:\Users\jimmy.duggan\Documents\School\CPE656\usecasedatabas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jimmy.duggan\Documents\School\CPE656\usecasedatabase.jpg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293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8F42297" w14:textId="48E1CDEE" w:rsidR="00E23FA4" w:rsidRPr="00A07390" w:rsidDel="00144EFF" w:rsidRDefault="00E23FA4" w:rsidP="00E23FA4">
      <w:pPr>
        <w:jc w:val="center"/>
        <w:rPr>
          <w:del w:id="890" w:author="Glen Riden" w:date="2015-09-27T19:33:00Z"/>
        </w:rPr>
      </w:pPr>
      <w:del w:id="891" w:author="Glen Riden" w:date="2015-09-27T19:33:00Z">
        <w:r w:rsidDel="00144EFF">
          <w:delText>Figure A-2: Database Interaction</w:delText>
        </w:r>
      </w:del>
    </w:p>
    <w:p w14:paraId="58DFE939" w14:textId="0E6C563C" w:rsidR="00F77BC8" w:rsidDel="00144EFF" w:rsidRDefault="00F77BC8" w:rsidP="002618EE">
      <w:pPr>
        <w:jc w:val="center"/>
        <w:rPr>
          <w:del w:id="892" w:author="Glen Riden" w:date="2015-09-27T19:33:00Z"/>
        </w:rPr>
      </w:pPr>
      <w:del w:id="893" w:author="Glen Riden" w:date="2015-09-27T19:33:00Z">
        <w:r w:rsidDel="00144EFF">
          <w:rPr>
            <w:noProof/>
          </w:rPr>
          <w:drawing>
            <wp:inline distT="0" distB="0" distL="0" distR="0" wp14:anchorId="58A5CF5B" wp14:editId="6C10CD31">
              <wp:extent cx="4125952" cy="3524250"/>
              <wp:effectExtent l="0" t="0" r="8255" b="0"/>
              <wp:docPr id="4" name="Picture 4" descr="C:\Users\jimmy.duggan\Documents\School\CPE656\REQ2UseCas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jimmy.duggan\Documents\School\CPE656\REQ2UseCase.jpg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27500" cy="35255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1031EE7" w14:textId="36DB1A9E" w:rsidR="009E38D1" w:rsidRPr="009E38D1" w:rsidDel="00144EFF" w:rsidRDefault="00F77BC8">
      <w:pPr>
        <w:jc w:val="center"/>
        <w:rPr>
          <w:del w:id="894" w:author="Glen Riden" w:date="2015-09-27T19:33:00Z"/>
        </w:rPr>
      </w:pPr>
      <w:del w:id="895" w:author="Glen Riden" w:date="2015-09-27T19:33:00Z">
        <w:r w:rsidDel="00144EFF">
          <w:delText>Figure A-</w:delText>
        </w:r>
        <w:r w:rsidR="00E23FA4" w:rsidDel="00144EFF">
          <w:delText>3</w:delText>
        </w:r>
        <w:r w:rsidDel="00144EFF">
          <w:delText>: Process Data Files</w:delText>
        </w:r>
      </w:del>
    </w:p>
    <w:p w14:paraId="0FC54CAD" w14:textId="0E98FD96" w:rsidR="002A040A" w:rsidRPr="002A040A" w:rsidDel="00144EFF" w:rsidRDefault="002A040A">
      <w:pPr>
        <w:rPr>
          <w:del w:id="896" w:author="Glen Riden" w:date="2015-09-27T19:33:00Z"/>
        </w:rPr>
      </w:pPr>
    </w:p>
    <w:p w14:paraId="1F1B4AA3" w14:textId="5D69446D" w:rsidR="00E23FA4" w:rsidDel="00144EFF" w:rsidRDefault="00E23FA4">
      <w:pPr>
        <w:rPr>
          <w:del w:id="897" w:author="Glen Riden" w:date="2015-09-27T19:33:00Z"/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del w:id="898" w:author="Glen Riden" w:date="2015-09-27T19:33:00Z">
        <w:r w:rsidDel="00144EFF">
          <w:br w:type="page"/>
        </w:r>
      </w:del>
    </w:p>
    <w:p w14:paraId="750B151F" w14:textId="16101FE7" w:rsidR="002A040A" w:rsidDel="00144EFF" w:rsidRDefault="00E23FA4" w:rsidP="002618EE">
      <w:pPr>
        <w:pStyle w:val="Heading1"/>
        <w:numPr>
          <w:ilvl w:val="0"/>
          <w:numId w:val="0"/>
        </w:numPr>
        <w:ind w:left="432" w:hanging="432"/>
        <w:rPr>
          <w:del w:id="899" w:author="Glen Riden" w:date="2015-09-27T19:33:00Z"/>
        </w:rPr>
      </w:pPr>
      <w:bookmarkStart w:id="900" w:name="_Toc431145065"/>
      <w:del w:id="901" w:author="Glen Riden" w:date="2015-09-27T19:33:00Z">
        <w:r w:rsidDel="00144EFF">
          <w:delText>Appendix B: Sequence Diagrams</w:delText>
        </w:r>
        <w:bookmarkEnd w:id="900"/>
      </w:del>
    </w:p>
    <w:p w14:paraId="45363229" w14:textId="06D09637" w:rsidR="00E23FA4" w:rsidDel="00144EFF" w:rsidRDefault="00E23FA4" w:rsidP="00E23FA4">
      <w:pPr>
        <w:rPr>
          <w:del w:id="902" w:author="Glen Riden" w:date="2015-09-27T19:33:00Z"/>
        </w:rPr>
      </w:pPr>
      <w:del w:id="903" w:author="Glen Riden" w:date="2015-09-27T19:33:00Z">
        <w:r w:rsidDel="00144EFF">
          <w:delText>This section represents sequence diagrams for the functions defined in the requirements specification for the two pieces of software needed to complete this project.</w:delText>
        </w:r>
      </w:del>
    </w:p>
    <w:p w14:paraId="4B2F17F3" w14:textId="51FD966A" w:rsidR="00E23FA4" w:rsidDel="00144EFF" w:rsidRDefault="00E23FA4" w:rsidP="00E23FA4">
      <w:pPr>
        <w:rPr>
          <w:del w:id="904" w:author="Glen Riden" w:date="2015-09-27T19:33:00Z"/>
        </w:rPr>
      </w:pPr>
      <w:del w:id="905" w:author="Glen Riden" w:date="2015-09-27T19:33:00Z">
        <w:r w:rsidDel="00144EFF">
          <w:rPr>
            <w:noProof/>
          </w:rPr>
          <w:drawing>
            <wp:inline distT="0" distB="0" distL="0" distR="0" wp14:anchorId="5B9CC9A9" wp14:editId="28F131C9">
              <wp:extent cx="5363737" cy="3171825"/>
              <wp:effectExtent l="0" t="0" r="8890" b="0"/>
              <wp:docPr id="6" name="Picture 6" descr="C:\Users\jimmy.duggan\Documents\School\CPE656\REQ2sequence_NoDbInteractio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jimmy.duggan\Documents\School\CPE656\REQ2sequence_NoDbInteraction.jpg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63737" cy="3171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8B6A2F0" w14:textId="0E8115DC" w:rsidR="00E23FA4" w:rsidDel="00144EFF" w:rsidRDefault="00E23FA4" w:rsidP="002618EE">
      <w:pPr>
        <w:jc w:val="center"/>
        <w:rPr>
          <w:del w:id="906" w:author="Glen Riden" w:date="2015-09-27T19:33:00Z"/>
        </w:rPr>
      </w:pPr>
      <w:del w:id="907" w:author="Glen Riden" w:date="2015-09-27T19:33:00Z">
        <w:r w:rsidDel="00144EFF">
          <w:delText>Figure B-1 Drag and Drop Data Processing</w:delText>
        </w:r>
      </w:del>
    </w:p>
    <w:p w14:paraId="4195ACFA" w14:textId="5E94943B" w:rsidR="00E23FA4" w:rsidRPr="00E23FA4" w:rsidDel="00144EFF" w:rsidRDefault="00E23FA4">
      <w:pPr>
        <w:rPr>
          <w:del w:id="908" w:author="Glen Riden" w:date="2015-09-27T19:34:00Z"/>
        </w:rPr>
        <w:pPrChange w:id="909" w:author="Glen Riden" w:date="2015-09-27T19:34:00Z">
          <w:pPr>
            <w:jc w:val="center"/>
          </w:pPr>
        </w:pPrChange>
      </w:pPr>
      <w:del w:id="910" w:author="Glen Riden" w:date="2015-09-27T19:33:00Z">
        <w:r w:rsidDel="00144EFF">
          <w:rPr>
            <w:noProof/>
          </w:rPr>
          <w:drawing>
            <wp:inline distT="0" distB="0" distL="0" distR="0" wp14:anchorId="480FBA3F" wp14:editId="1D68714C">
              <wp:extent cx="5934075" cy="3657600"/>
              <wp:effectExtent l="0" t="0" r="9525" b="0"/>
              <wp:docPr id="7" name="Picture 7" descr="C:\Users\jimmy.duggan\Documents\School\CPE656\REQ2sequence_WithDbInteractio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jimmy.duggan\Documents\School\CPE656\REQ2sequence_WithDbInteraction.jpg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657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619B9DB" w14:textId="0B80E0B7" w:rsidR="00DE6F9D" w:rsidRPr="00DE6F9D" w:rsidDel="00144EFF" w:rsidRDefault="00E23FA4">
      <w:pPr>
        <w:rPr>
          <w:del w:id="911" w:author="Glen Riden" w:date="2015-09-27T19:34:00Z"/>
        </w:rPr>
        <w:pPrChange w:id="912" w:author="Glen Riden" w:date="2015-09-27T19:34:00Z">
          <w:pPr>
            <w:jc w:val="center"/>
          </w:pPr>
        </w:pPrChange>
      </w:pPr>
      <w:del w:id="913" w:author="Glen Riden" w:date="2015-09-27T19:34:00Z">
        <w:r w:rsidDel="00144EFF">
          <w:delText xml:space="preserve">Figure B-2:  </w:delText>
        </w:r>
        <w:r w:rsidR="006D454F" w:rsidDel="00144EFF">
          <w:delText>Directory Processing</w:delText>
        </w:r>
      </w:del>
    </w:p>
    <w:p w14:paraId="43FBC187" w14:textId="77777777" w:rsidR="00FA0A59" w:rsidRPr="001B55DA" w:rsidRDefault="00FA0A59">
      <w:pPr>
        <w:pPrChange w:id="914" w:author="Glen Riden" w:date="2015-09-27T19:34:00Z">
          <w:pPr>
            <w:pStyle w:val="ListParagraph"/>
            <w:ind w:left="864"/>
          </w:pPr>
        </w:pPrChange>
      </w:pPr>
    </w:p>
    <w:sectPr w:rsidR="00FA0A59" w:rsidRPr="001B55DA" w:rsidSect="001C7416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63" w:author="Glen" w:date="2015-09-27T17:03:00Z" w:initials="GR">
    <w:p w14:paraId="015C0EC3" w14:textId="77777777" w:rsidR="001C7416" w:rsidRDefault="001C7416">
      <w:pPr>
        <w:pStyle w:val="CommentText"/>
      </w:pPr>
      <w:r>
        <w:rPr>
          <w:rStyle w:val="CommentReference"/>
        </w:rPr>
        <w:annotationRef/>
      </w:r>
      <w:r>
        <w:t>Still need to address:</w:t>
      </w:r>
    </w:p>
    <w:p w14:paraId="43AEECA9" w14:textId="77777777" w:rsidR="001C7416" w:rsidRDefault="001C7416" w:rsidP="00B83921">
      <w:pPr>
        <w:pStyle w:val="CommentText"/>
        <w:numPr>
          <w:ilvl w:val="0"/>
          <w:numId w:val="14"/>
        </w:numPr>
      </w:pPr>
      <w:r>
        <w:t xml:space="preserve"> How does the first account get created?</w:t>
      </w:r>
    </w:p>
    <w:p w14:paraId="28B9F47A" w14:textId="77777777" w:rsidR="001C7416" w:rsidRDefault="001C7416" w:rsidP="00B83921">
      <w:pPr>
        <w:pStyle w:val="CommentText"/>
        <w:numPr>
          <w:ilvl w:val="0"/>
          <w:numId w:val="14"/>
        </w:numPr>
      </w:pPr>
      <w:r>
        <w:t xml:space="preserve"> Properties of a user (role, name, username, email, pw, etc.)</w:t>
      </w:r>
    </w:p>
    <w:p w14:paraId="00E4AC8A" w14:textId="77777777" w:rsidR="001C7416" w:rsidRDefault="001C7416" w:rsidP="00B83921">
      <w:pPr>
        <w:pStyle w:val="CommentText"/>
        <w:numPr>
          <w:ilvl w:val="0"/>
          <w:numId w:val="14"/>
        </w:numPr>
      </w:pPr>
      <w:r>
        <w:t xml:space="preserve"> User registration should be done through the web tool</w:t>
      </w:r>
    </w:p>
    <w:p w14:paraId="5FBBD0CB" w14:textId="77777777" w:rsidR="001C7416" w:rsidRDefault="001C7416" w:rsidP="00B83921">
      <w:pPr>
        <w:pStyle w:val="CommentText"/>
        <w:numPr>
          <w:ilvl w:val="0"/>
          <w:numId w:val="14"/>
        </w:numPr>
      </w:pPr>
      <w:r>
        <w:t xml:space="preserve"> Link to the Microsoft secure password guidelines</w:t>
      </w:r>
    </w:p>
  </w:comment>
  <w:comment w:id="176" w:author="Glen" w:date="2015-09-27T17:08:00Z" w:initials="GR">
    <w:p w14:paraId="4345F176" w14:textId="77777777" w:rsidR="001C7416" w:rsidRDefault="001C7416">
      <w:pPr>
        <w:pStyle w:val="CommentText"/>
      </w:pPr>
      <w:r>
        <w:rPr>
          <w:rStyle w:val="CommentReference"/>
        </w:rPr>
        <w:annotationRef/>
      </w:r>
      <w:r>
        <w:t>Can address this in design or maybe change to a “should” instead of “shall”</w:t>
      </w:r>
    </w:p>
  </w:comment>
  <w:comment w:id="182" w:author="Glen" w:date="2015-09-27T17:07:00Z" w:initials="GR">
    <w:p w14:paraId="6D4D0884" w14:textId="77777777" w:rsidR="001C7416" w:rsidRDefault="001C7416">
      <w:pPr>
        <w:pStyle w:val="CommentText"/>
      </w:pPr>
      <w:r>
        <w:rPr>
          <w:rStyle w:val="CommentReference"/>
        </w:rPr>
        <w:annotationRef/>
      </w:r>
      <w:r>
        <w:t>Deleted so that this can be a design decision instead</w:t>
      </w:r>
    </w:p>
  </w:comment>
  <w:comment w:id="183" w:author="Jimmy Duggan" w:date="2015-09-28T02:14:00Z" w:initials="JD">
    <w:p w14:paraId="59980402" w14:textId="76548ADF" w:rsidR="00FC6B74" w:rsidRDefault="00FC6B74">
      <w:pPr>
        <w:pStyle w:val="CommentText"/>
      </w:pPr>
      <w:r>
        <w:rPr>
          <w:rStyle w:val="CommentReference"/>
        </w:rPr>
        <w:annotationRef/>
      </w:r>
      <w:r>
        <w:t>We already have this specified in our use cases so we need to keep it in.</w:t>
      </w:r>
    </w:p>
  </w:comment>
  <w:comment w:id="337" w:author="Glen Riden" w:date="2015-09-27T19:41:00Z" w:initials="GR">
    <w:p w14:paraId="7644CB35" w14:textId="50E60373" w:rsidR="001C7416" w:rsidRDefault="001C7416">
      <w:pPr>
        <w:pStyle w:val="CommentText"/>
      </w:pPr>
      <w:r>
        <w:rPr>
          <w:rStyle w:val="CommentReference"/>
        </w:rPr>
        <w:annotationRef/>
      </w:r>
      <w:r>
        <w:t>Should I delete this?  Not really necessary but maybe looks good.</w:t>
      </w:r>
    </w:p>
  </w:comment>
  <w:comment w:id="374" w:author="Glen Riden" w:date="2015-09-27T19:37:00Z" w:initials="GR">
    <w:p w14:paraId="6243A95E" w14:textId="31ECB9E6" w:rsidR="001C7416" w:rsidRDefault="001C7416">
      <w:pPr>
        <w:pStyle w:val="CommentText"/>
      </w:pPr>
      <w:r>
        <w:rPr>
          <w:rStyle w:val="CommentReference"/>
        </w:rPr>
        <w:annotationRef/>
      </w:r>
      <w:r>
        <w:t>I included this but if we remove this requirement, we should remove this use case.  I can add the req’t back if we think it should be a req’t.</w:t>
      </w:r>
    </w:p>
  </w:comment>
  <w:comment w:id="429" w:author="Glen Riden" w:date="2015-09-27T19:40:00Z" w:initials="GR">
    <w:p w14:paraId="5407EDD3" w14:textId="71595249" w:rsidR="001C7416" w:rsidRDefault="001C7416">
      <w:pPr>
        <w:pStyle w:val="CommentText"/>
      </w:pPr>
      <w:r>
        <w:rPr>
          <w:rStyle w:val="CommentReference"/>
        </w:rPr>
        <w:annotationRef/>
      </w:r>
      <w:r>
        <w:t>Should this be included as a separate use case from UC_001 and UC_002?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EFAEF96" w15:done="0"/>
  <w15:commentEx w15:paraId="5FBBD0CB" w15:done="0"/>
  <w15:commentEx w15:paraId="4345F176" w15:done="0"/>
  <w15:commentEx w15:paraId="6D4D0884" w15:done="0"/>
  <w15:commentEx w15:paraId="7644CB35" w15:done="0"/>
  <w15:commentEx w15:paraId="6243A95E" w15:done="0"/>
  <w15:commentEx w15:paraId="5407EDD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E6283F" w14:textId="77777777" w:rsidR="0059717B" w:rsidRDefault="0059717B" w:rsidP="0095396F">
      <w:pPr>
        <w:spacing w:after="0" w:line="240" w:lineRule="auto"/>
      </w:pPr>
      <w:r>
        <w:separator/>
      </w:r>
    </w:p>
  </w:endnote>
  <w:endnote w:type="continuationSeparator" w:id="0">
    <w:p w14:paraId="6764D5D3" w14:textId="77777777" w:rsidR="0059717B" w:rsidRDefault="0059717B" w:rsidP="00953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4C1EA4" w14:textId="77777777" w:rsidR="001C7416" w:rsidRDefault="001C7416" w:rsidP="00456C08">
    <w:pPr>
      <w:tabs>
        <w:tab w:val="left" w:pos="720"/>
        <w:tab w:val="left" w:pos="1440"/>
        <w:tab w:val="left" w:pos="2160"/>
        <w:tab w:val="left" w:pos="2880"/>
        <w:tab w:val="left" w:pos="3600"/>
      </w:tabs>
      <w:jc w:val="both"/>
      <w:rPr>
        <w:snapToGrid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C5C31D8" wp14:editId="67F0EB28">
              <wp:simplePos x="0" y="0"/>
              <wp:positionH relativeFrom="column">
                <wp:posOffset>-47625</wp:posOffset>
              </wp:positionH>
              <wp:positionV relativeFrom="paragraph">
                <wp:posOffset>231775</wp:posOffset>
              </wp:positionV>
              <wp:extent cx="6038850" cy="0"/>
              <wp:effectExtent l="0" t="0" r="19050" b="19050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88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2BAE8F3" id="Line 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75pt,18.25pt" to="471.7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"/>
          </w:pict>
        </mc:Fallback>
      </mc:AlternateContent>
    </w:r>
  </w:p>
  <w:p w14:paraId="0040300E" w14:textId="77777777" w:rsidR="001C7416" w:rsidRDefault="001C7416" w:rsidP="00456C08">
    <w:pPr>
      <w:tabs>
        <w:tab w:val="left" w:pos="0"/>
        <w:tab w:val="left" w:pos="1440"/>
        <w:tab w:val="left" w:pos="2160"/>
        <w:tab w:val="left" w:pos="2880"/>
        <w:tab w:val="left" w:pos="3600"/>
        <w:tab w:val="left" w:pos="8520"/>
      </w:tabs>
      <w:ind w:left="3600" w:hanging="3600"/>
    </w:pPr>
    <w:r>
      <w:rPr>
        <w:snapToGrid w:val="0"/>
      </w:rPr>
      <w:t xml:space="preserve"> </w:t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DATE \@ "M/d/yyyy" </w:instrText>
    </w:r>
    <w:r>
      <w:rPr>
        <w:snapToGrid w:val="0"/>
        <w:sz w:val="16"/>
      </w:rPr>
      <w:fldChar w:fldCharType="separate"/>
    </w:r>
    <w:ins w:id="120" w:author="Jimmy Duggan" w:date="2015-09-28T16:45:00Z">
      <w:r w:rsidR="00CF1539">
        <w:rPr>
          <w:noProof/>
          <w:snapToGrid w:val="0"/>
          <w:sz w:val="16"/>
        </w:rPr>
        <w:t>9/28/2015</w:t>
      </w:r>
    </w:ins>
    <w:del w:id="121" w:author="Jimmy Duggan" w:date="2015-09-28T01:55:00Z">
      <w:r w:rsidDel="001C7416">
        <w:rPr>
          <w:noProof/>
          <w:snapToGrid w:val="0"/>
          <w:sz w:val="16"/>
        </w:rPr>
        <w:delText>9/27/2015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ab/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TIME \@ "h:mm:ss am/pm" </w:instrText>
    </w:r>
    <w:r>
      <w:rPr>
        <w:snapToGrid w:val="0"/>
        <w:sz w:val="16"/>
      </w:rPr>
      <w:fldChar w:fldCharType="separate"/>
    </w:r>
    <w:ins w:id="122" w:author="Jimmy Duggan" w:date="2015-09-28T16:45:00Z">
      <w:r w:rsidR="00CF1539">
        <w:rPr>
          <w:noProof/>
          <w:snapToGrid w:val="0"/>
          <w:sz w:val="16"/>
        </w:rPr>
        <w:t>4:45:05 PM</w:t>
      </w:r>
    </w:ins>
    <w:ins w:id="123" w:author="Glen Riden" w:date="2015-09-27T19:37:00Z">
      <w:del w:id="124" w:author="Jimmy Duggan" w:date="2015-09-28T01:55:00Z">
        <w:r w:rsidDel="001C7416">
          <w:rPr>
            <w:noProof/>
            <w:snapToGrid w:val="0"/>
            <w:sz w:val="16"/>
          </w:rPr>
          <w:delText>7:37:19 PM</w:delText>
        </w:r>
      </w:del>
    </w:ins>
    <w:ins w:id="125" w:author="Glen" w:date="2015-09-27T17:15:00Z">
      <w:del w:id="126" w:author="Jimmy Duggan" w:date="2015-09-28T01:55:00Z">
        <w:r w:rsidDel="001C7416">
          <w:rPr>
            <w:noProof/>
            <w:snapToGrid w:val="0"/>
            <w:sz w:val="16"/>
          </w:rPr>
          <w:delText>5:15:57 PM</w:delText>
        </w:r>
      </w:del>
    </w:ins>
    <w:del w:id="127" w:author="Jimmy Duggan" w:date="2015-09-28T01:55:00Z">
      <w:r w:rsidDel="001C7416">
        <w:rPr>
          <w:noProof/>
          <w:snapToGrid w:val="0"/>
          <w:sz w:val="16"/>
        </w:rPr>
        <w:delText>4:49:14 PM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 xml:space="preserve">            </w:t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 w:rsidRPr="0095396F">
      <w:rPr>
        <w:rStyle w:val="PageNumber"/>
      </w:rPr>
      <w:fldChar w:fldCharType="begin"/>
    </w:r>
    <w:r w:rsidRPr="0095396F">
      <w:rPr>
        <w:rStyle w:val="PageNumber"/>
      </w:rPr>
      <w:instrText xml:space="preserve"> PAGE   \* MERGEFORMAT </w:instrText>
    </w:r>
    <w:r w:rsidRPr="0095396F">
      <w:rPr>
        <w:rStyle w:val="PageNumber"/>
      </w:rPr>
      <w:fldChar w:fldCharType="separate"/>
    </w:r>
    <w:r w:rsidR="00CF1539">
      <w:rPr>
        <w:rStyle w:val="PageNumber"/>
        <w:noProof/>
      </w:rPr>
      <w:t>5</w:t>
    </w:r>
    <w:r w:rsidRPr="0095396F">
      <w:rPr>
        <w:rStyle w:val="PageNumber"/>
        <w:noProof/>
      </w:rPr>
      <w:fldChar w:fldCharType="end"/>
    </w:r>
    <w:r>
      <w:rPr>
        <w:rStyle w:val="PageNumber"/>
      </w:rPr>
      <w:t xml:space="preserve"> </w:t>
    </w:r>
  </w:p>
  <w:p w14:paraId="39803E96" w14:textId="77777777" w:rsidR="001C7416" w:rsidRDefault="001C741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72FBBA" w14:textId="77777777" w:rsidR="001C7416" w:rsidRDefault="001C7416" w:rsidP="00456C08">
    <w:pPr>
      <w:tabs>
        <w:tab w:val="left" w:pos="720"/>
        <w:tab w:val="left" w:pos="1440"/>
        <w:tab w:val="left" w:pos="2160"/>
        <w:tab w:val="left" w:pos="2880"/>
        <w:tab w:val="left" w:pos="3600"/>
      </w:tabs>
      <w:jc w:val="both"/>
      <w:rPr>
        <w:snapToGrid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F1BB761" wp14:editId="2556D16B">
              <wp:simplePos x="0" y="0"/>
              <wp:positionH relativeFrom="column">
                <wp:posOffset>-47625</wp:posOffset>
              </wp:positionH>
              <wp:positionV relativeFrom="paragraph">
                <wp:posOffset>231775</wp:posOffset>
              </wp:positionV>
              <wp:extent cx="6038850" cy="0"/>
              <wp:effectExtent l="0" t="0" r="19050" b="19050"/>
              <wp:wrapNone/>
              <wp:docPr id="23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88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17084F0B" id="Line 8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75pt,18.25pt" to="471.7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"/>
          </w:pict>
        </mc:Fallback>
      </mc:AlternateContent>
    </w:r>
  </w:p>
  <w:p w14:paraId="252FBD67" w14:textId="77777777" w:rsidR="001C7416" w:rsidRDefault="001C7416" w:rsidP="00456C08">
    <w:pPr>
      <w:tabs>
        <w:tab w:val="left" w:pos="0"/>
        <w:tab w:val="left" w:pos="1440"/>
        <w:tab w:val="left" w:pos="2160"/>
        <w:tab w:val="left" w:pos="2880"/>
        <w:tab w:val="left" w:pos="3600"/>
        <w:tab w:val="left" w:pos="8520"/>
      </w:tabs>
      <w:ind w:left="3600" w:hanging="3600"/>
    </w:pPr>
    <w:r>
      <w:rPr>
        <w:snapToGrid w:val="0"/>
      </w:rPr>
      <w:t xml:space="preserve"> </w:t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DATE \@ "M/d/yyyy" </w:instrText>
    </w:r>
    <w:r>
      <w:rPr>
        <w:snapToGrid w:val="0"/>
        <w:sz w:val="16"/>
      </w:rPr>
      <w:fldChar w:fldCharType="separate"/>
    </w:r>
    <w:ins w:id="128" w:author="Jimmy Duggan" w:date="2015-09-28T16:45:00Z">
      <w:r w:rsidR="00CF1539">
        <w:rPr>
          <w:noProof/>
          <w:snapToGrid w:val="0"/>
          <w:sz w:val="16"/>
        </w:rPr>
        <w:t>9/28/2015</w:t>
      </w:r>
    </w:ins>
    <w:del w:id="129" w:author="Jimmy Duggan" w:date="2015-09-28T01:55:00Z">
      <w:r w:rsidDel="001C7416">
        <w:rPr>
          <w:noProof/>
          <w:snapToGrid w:val="0"/>
          <w:sz w:val="16"/>
        </w:rPr>
        <w:delText>9/27/2015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ab/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TIME \@ "h:mm:ss am/pm" </w:instrText>
    </w:r>
    <w:r>
      <w:rPr>
        <w:snapToGrid w:val="0"/>
        <w:sz w:val="16"/>
      </w:rPr>
      <w:fldChar w:fldCharType="separate"/>
    </w:r>
    <w:ins w:id="130" w:author="Jimmy Duggan" w:date="2015-09-28T16:45:00Z">
      <w:r w:rsidR="00CF1539">
        <w:rPr>
          <w:noProof/>
          <w:snapToGrid w:val="0"/>
          <w:sz w:val="16"/>
        </w:rPr>
        <w:t>4:45:05 PM</w:t>
      </w:r>
    </w:ins>
    <w:ins w:id="131" w:author="Glen Riden" w:date="2015-09-27T19:37:00Z">
      <w:del w:id="132" w:author="Jimmy Duggan" w:date="2015-09-28T01:55:00Z">
        <w:r w:rsidDel="001C7416">
          <w:rPr>
            <w:noProof/>
            <w:snapToGrid w:val="0"/>
            <w:sz w:val="16"/>
          </w:rPr>
          <w:delText>7:37:19 PM</w:delText>
        </w:r>
      </w:del>
    </w:ins>
    <w:ins w:id="133" w:author="Glen" w:date="2015-09-27T17:15:00Z">
      <w:del w:id="134" w:author="Jimmy Duggan" w:date="2015-09-28T01:55:00Z">
        <w:r w:rsidDel="001C7416">
          <w:rPr>
            <w:noProof/>
            <w:snapToGrid w:val="0"/>
            <w:sz w:val="16"/>
          </w:rPr>
          <w:delText>5:15:57 PM</w:delText>
        </w:r>
      </w:del>
    </w:ins>
    <w:del w:id="135" w:author="Jimmy Duggan" w:date="2015-09-28T01:55:00Z">
      <w:r w:rsidDel="001C7416">
        <w:rPr>
          <w:noProof/>
          <w:snapToGrid w:val="0"/>
          <w:sz w:val="16"/>
        </w:rPr>
        <w:delText>4:49:14 PM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 xml:space="preserve">            </w:t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 w:rsidRPr="0095396F">
      <w:rPr>
        <w:rStyle w:val="PageNumber"/>
      </w:rPr>
      <w:fldChar w:fldCharType="begin"/>
    </w:r>
    <w:r w:rsidRPr="0095396F">
      <w:rPr>
        <w:rStyle w:val="PageNumber"/>
      </w:rPr>
      <w:instrText xml:space="preserve"> PAGE   \* MERGEFORMAT </w:instrText>
    </w:r>
    <w:r w:rsidRPr="0095396F">
      <w:rPr>
        <w:rStyle w:val="PageNumber"/>
      </w:rPr>
      <w:fldChar w:fldCharType="separate"/>
    </w:r>
    <w:r w:rsidR="00CF1539">
      <w:rPr>
        <w:rStyle w:val="PageNumber"/>
        <w:noProof/>
      </w:rPr>
      <w:t>1</w:t>
    </w:r>
    <w:r w:rsidRPr="0095396F">
      <w:rPr>
        <w:rStyle w:val="PageNumber"/>
        <w:noProof/>
      </w:rPr>
      <w:fldChar w:fldCharType="end"/>
    </w:r>
    <w:r>
      <w:rPr>
        <w:rStyle w:val="PageNumber"/>
      </w:rPr>
      <w:t xml:space="preserve"> </w:t>
    </w:r>
  </w:p>
  <w:p w14:paraId="3381E00D" w14:textId="77777777" w:rsidR="001C7416" w:rsidRDefault="001C74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EE126A" w14:textId="77777777" w:rsidR="0059717B" w:rsidRDefault="0059717B" w:rsidP="0095396F">
      <w:pPr>
        <w:spacing w:after="0" w:line="240" w:lineRule="auto"/>
      </w:pPr>
      <w:r>
        <w:separator/>
      </w:r>
    </w:p>
  </w:footnote>
  <w:footnote w:type="continuationSeparator" w:id="0">
    <w:p w14:paraId="73276755" w14:textId="77777777" w:rsidR="0059717B" w:rsidRDefault="0059717B" w:rsidP="00953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ECFBD8" w14:textId="77777777" w:rsidR="001C7416" w:rsidRDefault="001C7416" w:rsidP="008B1AA9">
    <w:pPr>
      <w:pStyle w:val="Header"/>
    </w:pPr>
    <w:r>
      <w:rPr>
        <w:rFonts w:ascii="Arial" w:hAnsi="Arial" w:cs="Arial"/>
        <w:b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FF0659D" wp14:editId="447735EA">
              <wp:simplePos x="0" y="0"/>
              <wp:positionH relativeFrom="column">
                <wp:posOffset>0</wp:posOffset>
              </wp:positionH>
              <wp:positionV relativeFrom="paragraph">
                <wp:posOffset>180975</wp:posOffset>
              </wp:positionV>
              <wp:extent cx="6086475" cy="0"/>
              <wp:effectExtent l="0" t="0" r="9525" b="19050"/>
              <wp:wrapNone/>
              <wp:docPr id="2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864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D4B6171" id="Line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4.25pt" to="479.2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VLb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"/>
          </w:pict>
        </mc:Fallback>
      </mc:AlternateContent>
    </w:r>
    <w:r>
      <w:t>Software Requirements Specification</w:t>
    </w:r>
  </w:p>
  <w:p w14:paraId="5C866A3B" w14:textId="77777777" w:rsidR="001C7416" w:rsidRDefault="001C741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17A35F" w14:textId="77777777" w:rsidR="001C7416" w:rsidRDefault="001C7416" w:rsidP="008B1AA9">
    <w:pPr>
      <w:pStyle w:val="Header"/>
    </w:pPr>
    <w:r>
      <w:rPr>
        <w:rFonts w:ascii="Arial" w:hAnsi="Arial" w:cs="Arial"/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7A4682" wp14:editId="0DEFAF10">
              <wp:simplePos x="0" y="0"/>
              <wp:positionH relativeFrom="column">
                <wp:posOffset>0</wp:posOffset>
              </wp:positionH>
              <wp:positionV relativeFrom="paragraph">
                <wp:posOffset>180975</wp:posOffset>
              </wp:positionV>
              <wp:extent cx="6086475" cy="0"/>
              <wp:effectExtent l="0" t="0" r="9525" b="19050"/>
              <wp:wrapNone/>
              <wp:docPr id="1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864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743AAD1" id="Line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4.25pt" to="479.2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tn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"/>
          </w:pict>
        </mc:Fallback>
      </mc:AlternateContent>
    </w:r>
    <w:r>
      <w:t>Software Requirements Specification</w:t>
    </w:r>
  </w:p>
  <w:p w14:paraId="2AE3470F" w14:textId="77777777" w:rsidR="001C7416" w:rsidRDefault="001C741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C6307"/>
    <w:multiLevelType w:val="hybridMultilevel"/>
    <w:tmpl w:val="802EE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6447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E266D7A"/>
    <w:multiLevelType w:val="hybridMultilevel"/>
    <w:tmpl w:val="9080EF22"/>
    <w:lvl w:ilvl="0" w:tplc="088E69F6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ACF2CD6"/>
    <w:multiLevelType w:val="hybridMultilevel"/>
    <w:tmpl w:val="AB6CCE9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1CA1074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42E376E"/>
    <w:multiLevelType w:val="hybridMultilevel"/>
    <w:tmpl w:val="6B2E4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8367F4"/>
    <w:multiLevelType w:val="hybridMultilevel"/>
    <w:tmpl w:val="3C145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DE135C"/>
    <w:multiLevelType w:val="hybridMultilevel"/>
    <w:tmpl w:val="0F94E86A"/>
    <w:lvl w:ilvl="0" w:tplc="99AE2A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9416EF"/>
    <w:multiLevelType w:val="multilevel"/>
    <w:tmpl w:val="6AFE10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10C0B09"/>
    <w:multiLevelType w:val="hybridMultilevel"/>
    <w:tmpl w:val="402C6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EC7A2D"/>
    <w:multiLevelType w:val="hybridMultilevel"/>
    <w:tmpl w:val="B58C3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9C00EB"/>
    <w:multiLevelType w:val="hybridMultilevel"/>
    <w:tmpl w:val="9C7CB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2A1C8A"/>
    <w:multiLevelType w:val="hybridMultilevel"/>
    <w:tmpl w:val="5342A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AA68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F4F2C37"/>
    <w:multiLevelType w:val="hybridMultilevel"/>
    <w:tmpl w:val="3F8658CE"/>
    <w:lvl w:ilvl="0" w:tplc="945ABB1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9D86106"/>
    <w:multiLevelType w:val="hybridMultilevel"/>
    <w:tmpl w:val="EDA0C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E12909"/>
    <w:multiLevelType w:val="hybridMultilevel"/>
    <w:tmpl w:val="0C9613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F83626"/>
    <w:multiLevelType w:val="multilevel"/>
    <w:tmpl w:val="8A904D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>
    <w:nsid w:val="7812155A"/>
    <w:multiLevelType w:val="hybridMultilevel"/>
    <w:tmpl w:val="8C08A6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4"/>
  </w:num>
  <w:num w:numId="3">
    <w:abstractNumId w:val="2"/>
  </w:num>
  <w:num w:numId="4">
    <w:abstractNumId w:val="8"/>
  </w:num>
  <w:num w:numId="5">
    <w:abstractNumId w:val="14"/>
  </w:num>
  <w:num w:numId="6">
    <w:abstractNumId w:val="3"/>
  </w:num>
  <w:num w:numId="7">
    <w:abstractNumId w:val="15"/>
  </w:num>
  <w:num w:numId="8">
    <w:abstractNumId w:val="18"/>
  </w:num>
  <w:num w:numId="9">
    <w:abstractNumId w:val="1"/>
  </w:num>
  <w:num w:numId="10">
    <w:abstractNumId w:val="13"/>
  </w:num>
  <w:num w:numId="11">
    <w:abstractNumId w:val="4"/>
  </w:num>
  <w:num w:numId="12">
    <w:abstractNumId w:val="17"/>
  </w:num>
  <w:num w:numId="13">
    <w:abstractNumId w:val="7"/>
  </w:num>
  <w:num w:numId="14">
    <w:abstractNumId w:val="16"/>
  </w:num>
  <w:num w:numId="15">
    <w:abstractNumId w:val="10"/>
  </w:num>
  <w:num w:numId="16">
    <w:abstractNumId w:val="6"/>
  </w:num>
  <w:num w:numId="17">
    <w:abstractNumId w:val="12"/>
  </w:num>
  <w:num w:numId="18">
    <w:abstractNumId w:val="9"/>
  </w:num>
  <w:num w:numId="19">
    <w:abstractNumId w:val="11"/>
  </w:num>
  <w:num w:numId="20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Glen Riden">
    <w15:presenceInfo w15:providerId="None" w15:userId="Glen Riden"/>
  </w15:person>
  <w15:person w15:author="Glen">
    <w15:presenceInfo w15:providerId="None" w15:userId="Glen"/>
  </w15:person>
  <w15:person w15:author="Admin">
    <w15:presenceInfo w15:providerId="None" w15:userId="Adm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3E6"/>
    <w:rsid w:val="00002059"/>
    <w:rsid w:val="000162DE"/>
    <w:rsid w:val="0006295B"/>
    <w:rsid w:val="00077799"/>
    <w:rsid w:val="00080527"/>
    <w:rsid w:val="00096C22"/>
    <w:rsid w:val="000D35EE"/>
    <w:rsid w:val="00113AAF"/>
    <w:rsid w:val="00144EFF"/>
    <w:rsid w:val="001618E6"/>
    <w:rsid w:val="00180D4C"/>
    <w:rsid w:val="001B55DA"/>
    <w:rsid w:val="001C7416"/>
    <w:rsid w:val="002618EE"/>
    <w:rsid w:val="002A040A"/>
    <w:rsid w:val="00317594"/>
    <w:rsid w:val="00341EFA"/>
    <w:rsid w:val="00456C08"/>
    <w:rsid w:val="004E2607"/>
    <w:rsid w:val="0055466E"/>
    <w:rsid w:val="00571873"/>
    <w:rsid w:val="00593900"/>
    <w:rsid w:val="0059717B"/>
    <w:rsid w:val="006A2E3C"/>
    <w:rsid w:val="006D454F"/>
    <w:rsid w:val="00766BF6"/>
    <w:rsid w:val="00875BC7"/>
    <w:rsid w:val="0089337E"/>
    <w:rsid w:val="008B1AA9"/>
    <w:rsid w:val="008C5DD8"/>
    <w:rsid w:val="008D3651"/>
    <w:rsid w:val="0095396F"/>
    <w:rsid w:val="00977EF8"/>
    <w:rsid w:val="009B6332"/>
    <w:rsid w:val="009E38D1"/>
    <w:rsid w:val="00AA2219"/>
    <w:rsid w:val="00AC1D52"/>
    <w:rsid w:val="00AC73E6"/>
    <w:rsid w:val="00AD439B"/>
    <w:rsid w:val="00AE1157"/>
    <w:rsid w:val="00AE300B"/>
    <w:rsid w:val="00B83921"/>
    <w:rsid w:val="00BA6EA8"/>
    <w:rsid w:val="00C37913"/>
    <w:rsid w:val="00CA0E12"/>
    <w:rsid w:val="00CA1325"/>
    <w:rsid w:val="00CD0C85"/>
    <w:rsid w:val="00CF1539"/>
    <w:rsid w:val="00CF2100"/>
    <w:rsid w:val="00CF6BE0"/>
    <w:rsid w:val="00DE6F9D"/>
    <w:rsid w:val="00E23FA4"/>
    <w:rsid w:val="00E33F27"/>
    <w:rsid w:val="00E427D4"/>
    <w:rsid w:val="00E601FD"/>
    <w:rsid w:val="00F1310B"/>
    <w:rsid w:val="00F3060E"/>
    <w:rsid w:val="00F41728"/>
    <w:rsid w:val="00F77BC8"/>
    <w:rsid w:val="00FA0A59"/>
    <w:rsid w:val="00FB6609"/>
    <w:rsid w:val="00FC632D"/>
    <w:rsid w:val="00FC6B74"/>
    <w:rsid w:val="00FE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412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C85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396F"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310B"/>
    <w:pPr>
      <w:numPr>
        <w:ilvl w:val="1"/>
        <w:numId w:val="12"/>
      </w:numPr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37913"/>
    <w:pPr>
      <w:numPr>
        <w:ilvl w:val="2"/>
      </w:numPr>
      <w:spacing w:before="120" w:after="120"/>
      <w:ind w:left="1170" w:hanging="810"/>
      <w:outlineLvl w:val="2"/>
    </w:pPr>
    <w:rPr>
      <w:rFonts w:ascii="Times New Roman" w:hAnsi="Times New Roman" w:cs="Times New Roman"/>
      <w:b w:val="0"/>
      <w:color w:val="auto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1157"/>
    <w:pPr>
      <w:keepNext/>
      <w:keepLines/>
      <w:numPr>
        <w:ilvl w:val="3"/>
        <w:numId w:val="12"/>
      </w:numPr>
      <w:spacing w:before="200" w:after="0"/>
      <w:ind w:left="1800" w:hanging="990"/>
      <w:outlineLvl w:val="3"/>
    </w:pPr>
    <w:rPr>
      <w:rFonts w:eastAsiaTheme="majorEastAsia"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E6F9D"/>
    <w:pPr>
      <w:keepNext/>
      <w:keepLines/>
      <w:numPr>
        <w:ilvl w:val="4"/>
        <w:numId w:val="12"/>
      </w:numPr>
      <w:spacing w:before="200" w:after="0"/>
      <w:ind w:left="1980" w:hanging="990"/>
      <w:outlineLvl w:val="4"/>
    </w:pPr>
    <w:rPr>
      <w:rFonts w:eastAsiaTheme="majorEastAsi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E6F9D"/>
    <w:pPr>
      <w:keepNext/>
      <w:keepLines/>
      <w:numPr>
        <w:ilvl w:val="5"/>
        <w:numId w:val="12"/>
      </w:numPr>
      <w:spacing w:before="200" w:after="0"/>
      <w:ind w:left="2610" w:hanging="1350"/>
      <w:outlineLvl w:val="5"/>
    </w:pPr>
    <w:rPr>
      <w:rFonts w:eastAsiaTheme="majorEastAsia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594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594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594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C73E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C73E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3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73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C73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3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C73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5396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31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C73E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7913"/>
    <w:rPr>
      <w:rFonts w:ascii="Times New Roman" w:eastAsiaTheme="majorEastAsia" w:hAnsi="Times New Roman" w:cs="Times New Roman"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396F"/>
    <w:pPr>
      <w:numPr>
        <w:numId w:val="0"/>
      </w:numPr>
      <w:outlineLvl w:val="9"/>
    </w:pPr>
    <w:rPr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39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5396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5396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539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96F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96F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5396F"/>
  </w:style>
  <w:style w:type="character" w:customStyle="1" w:styleId="Heading4Char">
    <w:name w:val="Heading 4 Char"/>
    <w:basedOn w:val="DefaultParagraphFont"/>
    <w:link w:val="Heading4"/>
    <w:uiPriority w:val="9"/>
    <w:rsid w:val="00AE1157"/>
    <w:rPr>
      <w:rFonts w:ascii="Times New Roman" w:eastAsiaTheme="majorEastAsia" w:hAnsi="Times New Roman" w:cs="Times New Roman"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E6F9D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E6F9D"/>
    <w:rPr>
      <w:rFonts w:ascii="Times New Roman" w:eastAsiaTheme="majorEastAsia" w:hAnsi="Times New Roman" w:cs="Times New Roman"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5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939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39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3900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39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3900"/>
    <w:rPr>
      <w:rFonts w:ascii="Times New Roman" w:hAnsi="Times New Roman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FC6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Accent1">
    <w:name w:val="Grid Table 2 Accent 1"/>
    <w:basedOn w:val="TableNormal"/>
    <w:uiPriority w:val="47"/>
    <w:rsid w:val="00AD439B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AD439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C85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396F"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310B"/>
    <w:pPr>
      <w:numPr>
        <w:ilvl w:val="1"/>
        <w:numId w:val="12"/>
      </w:numPr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37913"/>
    <w:pPr>
      <w:numPr>
        <w:ilvl w:val="2"/>
      </w:numPr>
      <w:spacing w:before="120" w:after="120"/>
      <w:ind w:left="1170" w:hanging="810"/>
      <w:outlineLvl w:val="2"/>
    </w:pPr>
    <w:rPr>
      <w:rFonts w:ascii="Times New Roman" w:hAnsi="Times New Roman" w:cs="Times New Roman"/>
      <w:b w:val="0"/>
      <w:color w:val="auto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1157"/>
    <w:pPr>
      <w:keepNext/>
      <w:keepLines/>
      <w:numPr>
        <w:ilvl w:val="3"/>
        <w:numId w:val="12"/>
      </w:numPr>
      <w:spacing w:before="200" w:after="0"/>
      <w:ind w:left="1800" w:hanging="990"/>
      <w:outlineLvl w:val="3"/>
    </w:pPr>
    <w:rPr>
      <w:rFonts w:eastAsiaTheme="majorEastAsia"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E6F9D"/>
    <w:pPr>
      <w:keepNext/>
      <w:keepLines/>
      <w:numPr>
        <w:ilvl w:val="4"/>
        <w:numId w:val="12"/>
      </w:numPr>
      <w:spacing w:before="200" w:after="0"/>
      <w:ind w:left="1980" w:hanging="990"/>
      <w:outlineLvl w:val="4"/>
    </w:pPr>
    <w:rPr>
      <w:rFonts w:eastAsiaTheme="majorEastAsi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E6F9D"/>
    <w:pPr>
      <w:keepNext/>
      <w:keepLines/>
      <w:numPr>
        <w:ilvl w:val="5"/>
        <w:numId w:val="12"/>
      </w:numPr>
      <w:spacing w:before="200" w:after="0"/>
      <w:ind w:left="2610" w:hanging="1350"/>
      <w:outlineLvl w:val="5"/>
    </w:pPr>
    <w:rPr>
      <w:rFonts w:eastAsiaTheme="majorEastAsia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594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594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594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C73E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C73E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3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73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C73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3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C73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5396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31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C73E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7913"/>
    <w:rPr>
      <w:rFonts w:ascii="Times New Roman" w:eastAsiaTheme="majorEastAsia" w:hAnsi="Times New Roman" w:cs="Times New Roman"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396F"/>
    <w:pPr>
      <w:numPr>
        <w:numId w:val="0"/>
      </w:numPr>
      <w:outlineLvl w:val="9"/>
    </w:pPr>
    <w:rPr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39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5396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5396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539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96F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96F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5396F"/>
  </w:style>
  <w:style w:type="character" w:customStyle="1" w:styleId="Heading4Char">
    <w:name w:val="Heading 4 Char"/>
    <w:basedOn w:val="DefaultParagraphFont"/>
    <w:link w:val="Heading4"/>
    <w:uiPriority w:val="9"/>
    <w:rsid w:val="00AE1157"/>
    <w:rPr>
      <w:rFonts w:ascii="Times New Roman" w:eastAsiaTheme="majorEastAsia" w:hAnsi="Times New Roman" w:cs="Times New Roman"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E6F9D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E6F9D"/>
    <w:rPr>
      <w:rFonts w:ascii="Times New Roman" w:eastAsiaTheme="majorEastAsia" w:hAnsi="Times New Roman" w:cs="Times New Roman"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5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939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39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3900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39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3900"/>
    <w:rPr>
      <w:rFonts w:ascii="Times New Roman" w:hAnsi="Times New Roman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FC6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Accent1">
    <w:name w:val="Grid Table 2 Accent 1"/>
    <w:basedOn w:val="TableNormal"/>
    <w:uiPriority w:val="47"/>
    <w:rsid w:val="00AD439B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AD439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4.jpeg"/><Relationship Id="rId26" Type="http://schemas.microsoft.com/office/2011/relationships/commentsExtended" Target="commentsExtended.xml"/><Relationship Id="rId3" Type="http://schemas.openxmlformats.org/officeDocument/2006/relationships/numbering" Target="numbering.xml"/><Relationship Id="rId21" Type="http://schemas.openxmlformats.org/officeDocument/2006/relationships/image" Target="media/image7.jpe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3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5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8.jpeg"/><Relationship Id="rId27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33D575C48C64976A8A553F3CAFE7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B06F3A-449C-4C93-9DAE-4EB9D291A442}"/>
      </w:docPartPr>
      <w:docPartBody>
        <w:p w:rsidR="00D71F9C" w:rsidRDefault="000B769D" w:rsidP="000B769D">
          <w:pPr>
            <w:pStyle w:val="533D575C48C64976A8A553F3CAFE775B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69D"/>
    <w:rsid w:val="000B769D"/>
    <w:rsid w:val="0036238A"/>
    <w:rsid w:val="006B5EA6"/>
    <w:rsid w:val="00875DF4"/>
    <w:rsid w:val="009B072B"/>
    <w:rsid w:val="00A90417"/>
    <w:rsid w:val="00AD3950"/>
    <w:rsid w:val="00B1712E"/>
    <w:rsid w:val="00D71F9C"/>
    <w:rsid w:val="00DB6ADB"/>
    <w:rsid w:val="00E21584"/>
    <w:rsid w:val="00E5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08917E74E242DD83C0A175227D68D8">
    <w:name w:val="6008917E74E242DD83C0A175227D68D8"/>
    <w:rsid w:val="000B769D"/>
  </w:style>
  <w:style w:type="paragraph" w:customStyle="1" w:styleId="B84FF4DF92E3493CBC6590433C156E3A">
    <w:name w:val="B84FF4DF92E3493CBC6590433C156E3A"/>
    <w:rsid w:val="000B769D"/>
  </w:style>
  <w:style w:type="paragraph" w:customStyle="1" w:styleId="8111059576E1463881F754C5A5620151">
    <w:name w:val="8111059576E1463881F754C5A5620151"/>
    <w:rsid w:val="000B769D"/>
  </w:style>
  <w:style w:type="paragraph" w:customStyle="1" w:styleId="B45DC44CADE2491D99B47DB05B3FB721">
    <w:name w:val="B45DC44CADE2491D99B47DB05B3FB721"/>
    <w:rsid w:val="000B769D"/>
  </w:style>
  <w:style w:type="paragraph" w:customStyle="1" w:styleId="CC7BDE834BD44927B37C6868DEC4E685">
    <w:name w:val="CC7BDE834BD44927B37C6868DEC4E685"/>
    <w:rsid w:val="000B769D"/>
  </w:style>
  <w:style w:type="paragraph" w:customStyle="1" w:styleId="533D575C48C64976A8A553F3CAFE775B">
    <w:name w:val="533D575C48C64976A8A553F3CAFE775B"/>
    <w:rsid w:val="000B769D"/>
  </w:style>
  <w:style w:type="paragraph" w:customStyle="1" w:styleId="5B3FF74B9D3D41DC9CA9769D4E244F12">
    <w:name w:val="5B3FF74B9D3D41DC9CA9769D4E244F12"/>
    <w:rsid w:val="000B769D"/>
  </w:style>
  <w:style w:type="paragraph" w:customStyle="1" w:styleId="BB691DE4FCD745C3B81C38D30327503C">
    <w:name w:val="BB691DE4FCD745C3B81C38D30327503C"/>
    <w:rsid w:val="000B769D"/>
  </w:style>
  <w:style w:type="paragraph" w:customStyle="1" w:styleId="5114F3F16DC6476EBC5C341C522495E0">
    <w:name w:val="5114F3F16DC6476EBC5C341C522495E0"/>
    <w:rsid w:val="000B769D"/>
  </w:style>
  <w:style w:type="paragraph" w:customStyle="1" w:styleId="A1FFD4A262134A5A80852DF07F14F8DC">
    <w:name w:val="A1FFD4A262134A5A80852DF07F14F8DC"/>
    <w:rsid w:val="000B769D"/>
  </w:style>
  <w:style w:type="paragraph" w:customStyle="1" w:styleId="6A594308B88B496B80DFA74282D03D0A">
    <w:name w:val="6A594308B88B496B80DFA74282D03D0A"/>
    <w:rsid w:val="0036238A"/>
  </w:style>
  <w:style w:type="paragraph" w:customStyle="1" w:styleId="6DDA056B603C4AA5A925088E989C88CA">
    <w:name w:val="6DDA056B603C4AA5A925088E989C88CA"/>
    <w:rsid w:val="0036238A"/>
  </w:style>
  <w:style w:type="paragraph" w:customStyle="1" w:styleId="E012390D69034467AAFD15A82F9557EF">
    <w:name w:val="E012390D69034467AAFD15A82F9557EF"/>
    <w:rsid w:val="0036238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08917E74E242DD83C0A175227D68D8">
    <w:name w:val="6008917E74E242DD83C0A175227D68D8"/>
    <w:rsid w:val="000B769D"/>
  </w:style>
  <w:style w:type="paragraph" w:customStyle="1" w:styleId="B84FF4DF92E3493CBC6590433C156E3A">
    <w:name w:val="B84FF4DF92E3493CBC6590433C156E3A"/>
    <w:rsid w:val="000B769D"/>
  </w:style>
  <w:style w:type="paragraph" w:customStyle="1" w:styleId="8111059576E1463881F754C5A5620151">
    <w:name w:val="8111059576E1463881F754C5A5620151"/>
    <w:rsid w:val="000B769D"/>
  </w:style>
  <w:style w:type="paragraph" w:customStyle="1" w:styleId="B45DC44CADE2491D99B47DB05B3FB721">
    <w:name w:val="B45DC44CADE2491D99B47DB05B3FB721"/>
    <w:rsid w:val="000B769D"/>
  </w:style>
  <w:style w:type="paragraph" w:customStyle="1" w:styleId="CC7BDE834BD44927B37C6868DEC4E685">
    <w:name w:val="CC7BDE834BD44927B37C6868DEC4E685"/>
    <w:rsid w:val="000B769D"/>
  </w:style>
  <w:style w:type="paragraph" w:customStyle="1" w:styleId="533D575C48C64976A8A553F3CAFE775B">
    <w:name w:val="533D575C48C64976A8A553F3CAFE775B"/>
    <w:rsid w:val="000B769D"/>
  </w:style>
  <w:style w:type="paragraph" w:customStyle="1" w:styleId="5B3FF74B9D3D41DC9CA9769D4E244F12">
    <w:name w:val="5B3FF74B9D3D41DC9CA9769D4E244F12"/>
    <w:rsid w:val="000B769D"/>
  </w:style>
  <w:style w:type="paragraph" w:customStyle="1" w:styleId="BB691DE4FCD745C3B81C38D30327503C">
    <w:name w:val="BB691DE4FCD745C3B81C38D30327503C"/>
    <w:rsid w:val="000B769D"/>
  </w:style>
  <w:style w:type="paragraph" w:customStyle="1" w:styleId="5114F3F16DC6476EBC5C341C522495E0">
    <w:name w:val="5114F3F16DC6476EBC5C341C522495E0"/>
    <w:rsid w:val="000B769D"/>
  </w:style>
  <w:style w:type="paragraph" w:customStyle="1" w:styleId="A1FFD4A262134A5A80852DF07F14F8DC">
    <w:name w:val="A1FFD4A262134A5A80852DF07F14F8DC"/>
    <w:rsid w:val="000B769D"/>
  </w:style>
  <w:style w:type="paragraph" w:customStyle="1" w:styleId="6A594308B88B496B80DFA74282D03D0A">
    <w:name w:val="6A594308B88B496B80DFA74282D03D0A"/>
    <w:rsid w:val="0036238A"/>
  </w:style>
  <w:style w:type="paragraph" w:customStyle="1" w:styleId="6DDA056B603C4AA5A925088E989C88CA">
    <w:name w:val="6DDA056B603C4AA5A925088E989C88CA"/>
    <w:rsid w:val="0036238A"/>
  </w:style>
  <w:style w:type="paragraph" w:customStyle="1" w:styleId="E012390D69034467AAFD15A82F9557EF">
    <w:name w:val="E012390D69034467AAFD15A82F9557EF"/>
    <w:rsid w:val="003623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James J. Duggan IV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F97C6C-F765-49EA-965D-C6F3526C4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2320</Words>
  <Characters>13229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Wearable Medical Device Data Ingestion and Analysis Software Requirements Specification</vt:lpstr>
    </vt:vector>
  </TitlesOfParts>
  <Company>COLSA Corporation</Company>
  <LinksUpToDate>false</LinksUpToDate>
  <CharactersWithSpaces>15518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Wearable Medical Device Data Ingestion and Analysis Software Requirements Specification</dc:title>
  <dc:subject>CPE 656/658 Software Studio</dc:subject>
  <dc:creator>Adam</dc:creator>
  <cp:lastModifiedBy>Jimmy Duggan</cp:lastModifiedBy>
  <cp:revision>2</cp:revision>
  <dcterms:created xsi:type="dcterms:W3CDTF">2015-09-28T16:49:00Z</dcterms:created>
  <dcterms:modified xsi:type="dcterms:W3CDTF">2015-09-28T16:49:00Z</dcterms:modified>
</cp:coreProperties>
</file>