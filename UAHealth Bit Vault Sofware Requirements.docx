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4ADB4D72" w14:textId="77777777">
            <w:tc>
              <w:tcPr>
                <w:tcW w:w="10296" w:type="dxa"/>
              </w:tcPr>
              <w:p w14:paraId="3D6445EC" w14:textId="53592D85" w:rsidR="00AC73E6" w:rsidRDefault="006E0B9D"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14:paraId="0522F230" w14:textId="77777777">
            <w:tc>
              <w:tcPr>
                <w:tcW w:w="0" w:type="auto"/>
                <w:vAlign w:val="bottom"/>
              </w:tcPr>
              <w:p w14:paraId="5A36D8AB" w14:textId="77777777" w:rsidR="00AC73E6" w:rsidRDefault="006E0B9D"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14:paraId="0CCD6678" w14:textId="77777777">
            <w:trPr>
              <w:trHeight w:val="1152"/>
            </w:trPr>
            <w:tc>
              <w:tcPr>
                <w:tcW w:w="0" w:type="auto"/>
                <w:vAlign w:val="bottom"/>
              </w:tcPr>
              <w:p w14:paraId="28B1DBA7" w14:textId="1F915DF4" w:rsidR="00AC73E6" w:rsidRPr="00AC73E6" w:rsidRDefault="00AC73E6" w:rsidP="00CD0C85">
                <w:pPr>
                  <w:rPr>
                    <w:lang w:eastAsia="ja-JP"/>
                  </w:rPr>
                </w:pPr>
                <w:r w:rsidRPr="00AC73E6">
                  <w:rPr>
                    <w:lang w:eastAsia="ja-JP"/>
                  </w:rPr>
                  <w:t>Timothy R. Wilkins</w:t>
                </w:r>
              </w:p>
              <w:p w14:paraId="4A4462B2" w14:textId="77777777" w:rsidR="00AC73E6" w:rsidRPr="00AC73E6" w:rsidRDefault="00AC73E6" w:rsidP="00CD0C85">
                <w:pPr>
                  <w:rPr>
                    <w:lang w:eastAsia="ja-JP"/>
                  </w:rPr>
                </w:pPr>
                <w:r w:rsidRPr="00AC73E6">
                  <w:rPr>
                    <w:lang w:eastAsia="ja-JP"/>
                  </w:rPr>
                  <w:t>Whit J. Sisulak</w:t>
                </w:r>
              </w:p>
              <w:p w14:paraId="3C8B1603" w14:textId="77777777"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14:paraId="3ED858A4" w14:textId="77777777" w:rsidR="00AA2219" w:rsidRPr="00AA2219" w:rsidRDefault="006E0B9D"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14:paraId="3EE0C9BC" w14:textId="77777777" w:rsidR="00AC73E6" w:rsidRDefault="00AC73E6" w:rsidP="00CD0C85">
          <w:r>
            <w:rPr>
              <w:noProof/>
            </w:rPr>
            <mc:AlternateContent>
              <mc:Choice Requires="wps">
                <w:drawing>
                  <wp:anchor distT="0" distB="0" distL="114300" distR="114300" simplePos="0" relativeHeight="251656192" behindDoc="1" locked="0" layoutInCell="1" allowOverlap="1" wp14:anchorId="2C3C3003" wp14:editId="1C0AA00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5377D8F3"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5EA93A0D" wp14:editId="1D24EFF3">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809165068"/>
                                  <w:date w:fullDate="2015-10-19T00:00:00Z">
                                    <w:dateFormat w:val="M/d/yyyy"/>
                                    <w:lid w:val="en-US"/>
                                    <w:storeMappedDataAs w:val="dateTime"/>
                                    <w:calendar w:val="gregorian"/>
                                  </w:date>
                                </w:sdtPr>
                                <w:sdtContent>
                                  <w:p w14:paraId="0EACACCC" w14:textId="3338446C" w:rsidR="006E0B9D" w:rsidRDefault="006E0B9D" w:rsidP="00CD0C85">
                                    <w:pPr>
                                      <w:pStyle w:val="Subtitle"/>
                                    </w:pPr>
                                    <w:del w:id="0" w:author="Jimmy Duggan" w:date="2015-10-19T11:45:00Z">
                                      <w:r w:rsidDel="00A86E86">
                                        <w:delText>9/14/2015</w:delText>
                                      </w:r>
                                    </w:del>
                                    <w:ins w:id="1" w:author="Jimmy Duggan" w:date="2015-10-19T11:45:00Z">
                                      <w:r w:rsidR="00A86E86">
                                        <w:t>10/19/2015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09165068"/>
                            <w:date w:fullDate="2015-10-19T00:00:00Z">
                              <w:dateFormat w:val="M/d/yyyy"/>
                              <w:lid w:val="en-US"/>
                              <w:storeMappedDataAs w:val="dateTime"/>
                              <w:calendar w:val="gregorian"/>
                            </w:date>
                          </w:sdtPr>
                          <w:sdtContent>
                            <w:p w14:paraId="0EACACCC" w14:textId="3338446C" w:rsidR="006E0B9D" w:rsidRDefault="006E0B9D" w:rsidP="00CD0C85">
                              <w:pPr>
                                <w:pStyle w:val="Subtitle"/>
                              </w:pPr>
                              <w:del w:id="2" w:author="Jimmy Duggan" w:date="2015-10-19T11:45:00Z">
                                <w:r w:rsidDel="00A86E86">
                                  <w:delText>9/14/2015</w:delText>
                                </w:r>
                              </w:del>
                              <w:ins w:id="3" w:author="Jimmy Duggan" w:date="2015-10-19T11:45:00Z">
                                <w:r w:rsidR="00A86E86">
                                  <w:t>10/19/2015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55168" behindDoc="0" locked="0" layoutInCell="1" allowOverlap="1" wp14:anchorId="2D15EDFB" wp14:editId="3D57929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B9FF997" id="Rectangle 54" o:spid="_x0000_s1026"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9EC374" wp14:editId="5CBD1FD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0B0A1C8C" id="Rectangle 55" o:spid="_x0000_s1026"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bookmarkStart w:id="4" w:name="_GoBack" w:displacedByCustomXml="next"/>
        <w:bookmarkEnd w:id="4" w:displacedByCustomXml="next"/>
      </w:sdtContent>
    </w:sdt>
    <w:p w14:paraId="18AA3F3F" w14:textId="77777777" w:rsidR="00CA5B5E" w:rsidRPr="00CA5B5E" w:rsidRDefault="00CA5B5E" w:rsidP="007A50E9">
      <w:pPr>
        <w:pStyle w:val="Heading1"/>
        <w:numPr>
          <w:ilvl w:val="0"/>
          <w:numId w:val="0"/>
        </w:numPr>
        <w:ind w:left="432" w:hanging="432"/>
      </w:pPr>
      <w:bookmarkStart w:id="5" w:name="_Toc431750915"/>
      <w:bookmarkStart w:id="6" w:name="_Toc431762509"/>
      <w:bookmarkStart w:id="7" w:name="_Toc432365515"/>
      <w:bookmarkStart w:id="8" w:name="_Toc432366799"/>
      <w:r w:rsidRPr="00CA5B5E">
        <w:lastRenderedPageBreak/>
        <w:t>Revision History</w:t>
      </w:r>
      <w:bookmarkEnd w:id="5"/>
      <w:bookmarkEnd w:id="6"/>
      <w:bookmarkEnd w:id="7"/>
      <w:bookmarkEnd w:id="8"/>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2F359BBA" w14:textId="77777777" w:rsidTr="00380E3B">
        <w:tc>
          <w:tcPr>
            <w:tcW w:w="1440" w:type="dxa"/>
            <w:tcBorders>
              <w:top w:val="single" w:sz="4" w:space="0" w:color="auto"/>
              <w:left w:val="single" w:sz="4" w:space="0" w:color="auto"/>
              <w:bottom w:val="single" w:sz="4" w:space="0" w:color="auto"/>
              <w:right w:val="single" w:sz="4" w:space="0" w:color="auto"/>
            </w:tcBorders>
          </w:tcPr>
          <w:p w14:paraId="5648FFD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498CD964"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3B7CA0D4"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3732B424" w14:textId="77777777" w:rsidR="00CA5B5E" w:rsidRDefault="00CA5B5E" w:rsidP="00380E3B">
            <w:pPr>
              <w:pStyle w:val="BodyText1"/>
            </w:pPr>
            <w:r>
              <w:t>Author</w:t>
            </w:r>
          </w:p>
        </w:tc>
      </w:tr>
      <w:tr w:rsidR="00CA5B5E" w14:paraId="3609458C" w14:textId="77777777" w:rsidTr="00380E3B">
        <w:tc>
          <w:tcPr>
            <w:tcW w:w="1440" w:type="dxa"/>
            <w:tcBorders>
              <w:top w:val="single" w:sz="4" w:space="0" w:color="auto"/>
              <w:left w:val="single" w:sz="4" w:space="0" w:color="auto"/>
              <w:bottom w:val="single" w:sz="4" w:space="0" w:color="auto"/>
              <w:right w:val="single" w:sz="4" w:space="0" w:color="auto"/>
            </w:tcBorders>
          </w:tcPr>
          <w:p w14:paraId="36A3EF76"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A2640E2" w14:textId="549AE71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3893EEBA"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E3A1A22" w14:textId="77777777" w:rsidR="00CA5B5E" w:rsidRDefault="00CA5B5E" w:rsidP="00380E3B">
            <w:pPr>
              <w:pStyle w:val="BodyText1"/>
            </w:pPr>
            <w:r>
              <w:t>J. Duggan</w:t>
            </w:r>
          </w:p>
        </w:tc>
      </w:tr>
      <w:tr w:rsidR="00CA5B5E" w14:paraId="288ECDA3" w14:textId="77777777" w:rsidTr="00380E3B">
        <w:tc>
          <w:tcPr>
            <w:tcW w:w="1440" w:type="dxa"/>
            <w:tcBorders>
              <w:top w:val="single" w:sz="4" w:space="0" w:color="auto"/>
              <w:left w:val="single" w:sz="4" w:space="0" w:color="auto"/>
              <w:bottom w:val="single" w:sz="4" w:space="0" w:color="auto"/>
              <w:right w:val="single" w:sz="4" w:space="0" w:color="auto"/>
            </w:tcBorders>
          </w:tcPr>
          <w:p w14:paraId="1CBDD25F" w14:textId="55A03552"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393C3711" w14:textId="7E2A6E11"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561955A0" w14:textId="3CCD75DE"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24F6BBC9" w14:textId="312F8A82" w:rsidR="00CA5B5E" w:rsidRDefault="00CA5B5E" w:rsidP="00380E3B">
            <w:pPr>
              <w:pStyle w:val="BodyText1"/>
            </w:pPr>
            <w:r>
              <w:t xml:space="preserve">G. </w:t>
            </w:r>
            <w:proofErr w:type="spellStart"/>
            <w:r>
              <w:t>Riden</w:t>
            </w:r>
            <w:proofErr w:type="spellEnd"/>
          </w:p>
        </w:tc>
      </w:tr>
      <w:tr w:rsidR="00CA5B5E" w14:paraId="53A6B26C" w14:textId="77777777" w:rsidTr="00380E3B">
        <w:tc>
          <w:tcPr>
            <w:tcW w:w="1440" w:type="dxa"/>
            <w:tcBorders>
              <w:top w:val="single" w:sz="4" w:space="0" w:color="auto"/>
              <w:left w:val="single" w:sz="4" w:space="0" w:color="auto"/>
              <w:bottom w:val="single" w:sz="4" w:space="0" w:color="auto"/>
              <w:right w:val="single" w:sz="4" w:space="0" w:color="auto"/>
            </w:tcBorders>
          </w:tcPr>
          <w:p w14:paraId="0973A1DD" w14:textId="07E1744C"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153EE1" w14:textId="6F373DA1"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5444845" w14:textId="77777777" w:rsidR="00CA5B5E" w:rsidRDefault="00CA5B5E" w:rsidP="00380E3B">
            <w:pPr>
              <w:pStyle w:val="BodyText1"/>
            </w:pPr>
            <w:r>
              <w:t>Scope update base on requirements review.  Added preliminary requirements for data collection.</w:t>
            </w:r>
          </w:p>
          <w:p w14:paraId="2E19FBEE" w14:textId="53AF39EC"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6A9E0289" w14:textId="77777777" w:rsidR="00CA5B5E" w:rsidRDefault="00CA5B5E" w:rsidP="00380E3B">
            <w:pPr>
              <w:pStyle w:val="BodyText1"/>
            </w:pPr>
            <w:r>
              <w:t>J. Duggan</w:t>
            </w:r>
          </w:p>
          <w:p w14:paraId="35E2AA29" w14:textId="4AD42653" w:rsidR="00CA5B5E" w:rsidRDefault="00CA5B5E" w:rsidP="00380E3B">
            <w:pPr>
              <w:pStyle w:val="BodyText1"/>
            </w:pPr>
            <w:r>
              <w:t>W. Sisulak</w:t>
            </w:r>
          </w:p>
        </w:tc>
      </w:tr>
      <w:tr w:rsidR="00CA5B5E" w14:paraId="7BC287EB" w14:textId="77777777" w:rsidTr="00380E3B">
        <w:tc>
          <w:tcPr>
            <w:tcW w:w="1440" w:type="dxa"/>
            <w:tcBorders>
              <w:top w:val="single" w:sz="4" w:space="0" w:color="auto"/>
              <w:left w:val="single" w:sz="4" w:space="0" w:color="auto"/>
              <w:bottom w:val="single" w:sz="4" w:space="0" w:color="auto"/>
              <w:right w:val="single" w:sz="4" w:space="0" w:color="auto"/>
            </w:tcBorders>
          </w:tcPr>
          <w:p w14:paraId="3D17B6AC" w14:textId="3F6AB331"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51C7AB5E" w14:textId="7B6932A4"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7406088A" w14:textId="47CF0EDA"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6B1872A4" w14:textId="77777777" w:rsidR="00CA5B5E" w:rsidRDefault="00CA5B5E" w:rsidP="00380E3B">
            <w:pPr>
              <w:pStyle w:val="BodyText1"/>
            </w:pPr>
            <w:r>
              <w:t>J. Duggan</w:t>
            </w:r>
          </w:p>
          <w:p w14:paraId="23F2EAE7" w14:textId="77777777" w:rsidR="00CA5B5E" w:rsidRDefault="00CA5B5E" w:rsidP="00380E3B">
            <w:pPr>
              <w:pStyle w:val="BodyText1"/>
            </w:pPr>
            <w:r>
              <w:t>W. Sisulak</w:t>
            </w:r>
          </w:p>
          <w:p w14:paraId="26829CB5" w14:textId="27E51A55" w:rsidR="00CA5B5E" w:rsidRDefault="00CA5B5E" w:rsidP="00380E3B">
            <w:pPr>
              <w:pStyle w:val="BodyText1"/>
            </w:pPr>
            <w:r>
              <w:t xml:space="preserve">G. </w:t>
            </w:r>
            <w:proofErr w:type="spellStart"/>
            <w:r>
              <w:t>Riden</w:t>
            </w:r>
            <w:proofErr w:type="spellEnd"/>
          </w:p>
        </w:tc>
      </w:tr>
      <w:tr w:rsidR="00CA5B5E" w14:paraId="70077683" w14:textId="77777777" w:rsidTr="00380E3B">
        <w:tc>
          <w:tcPr>
            <w:tcW w:w="1440" w:type="dxa"/>
            <w:tcBorders>
              <w:top w:val="single" w:sz="4" w:space="0" w:color="auto"/>
              <w:left w:val="single" w:sz="4" w:space="0" w:color="auto"/>
              <w:bottom w:val="single" w:sz="4" w:space="0" w:color="auto"/>
              <w:right w:val="single" w:sz="4" w:space="0" w:color="auto"/>
            </w:tcBorders>
          </w:tcPr>
          <w:p w14:paraId="4CD63E58" w14:textId="5BBC80B1"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52229726" w14:textId="69A1FABD"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40D7D33" w14:textId="1A27D4AD"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6488D2AF" w14:textId="21C93F30" w:rsidR="00CA5B5E" w:rsidRDefault="00CA5B5E" w:rsidP="00380E3B">
            <w:pPr>
              <w:pStyle w:val="BodyText1"/>
            </w:pPr>
            <w:r>
              <w:t>J. Duggan</w:t>
            </w:r>
          </w:p>
        </w:tc>
      </w:tr>
      <w:tr w:rsidR="00A86E86" w14:paraId="1E23BF17" w14:textId="77777777" w:rsidTr="00380E3B">
        <w:trPr>
          <w:ins w:id="9" w:author="Jimmy Duggan" w:date="2015-10-19T11:44:00Z"/>
        </w:trPr>
        <w:tc>
          <w:tcPr>
            <w:tcW w:w="1440" w:type="dxa"/>
            <w:tcBorders>
              <w:top w:val="single" w:sz="4" w:space="0" w:color="auto"/>
              <w:left w:val="single" w:sz="4" w:space="0" w:color="auto"/>
              <w:bottom w:val="single" w:sz="4" w:space="0" w:color="auto"/>
              <w:right w:val="single" w:sz="4" w:space="0" w:color="auto"/>
            </w:tcBorders>
          </w:tcPr>
          <w:p w14:paraId="1669B6A6" w14:textId="5C669DCF" w:rsidR="00A86E86" w:rsidRDefault="00A86E86" w:rsidP="00380E3B">
            <w:pPr>
              <w:pStyle w:val="BodyText1"/>
              <w:rPr>
                <w:ins w:id="10" w:author="Jimmy Duggan" w:date="2015-10-19T11:44:00Z"/>
              </w:rPr>
            </w:pPr>
            <w:ins w:id="11" w:author="Jimmy Duggan" w:date="2015-10-19T11:44:00Z">
              <w:r>
                <w:t>0.6</w:t>
              </w:r>
            </w:ins>
          </w:p>
        </w:tc>
        <w:tc>
          <w:tcPr>
            <w:tcW w:w="1620" w:type="dxa"/>
            <w:tcBorders>
              <w:top w:val="single" w:sz="4" w:space="0" w:color="auto"/>
              <w:left w:val="single" w:sz="4" w:space="0" w:color="auto"/>
              <w:bottom w:val="single" w:sz="4" w:space="0" w:color="auto"/>
              <w:right w:val="single" w:sz="4" w:space="0" w:color="auto"/>
            </w:tcBorders>
          </w:tcPr>
          <w:p w14:paraId="7090A9D6" w14:textId="67C100D6" w:rsidR="00A86E86" w:rsidRDefault="00A86E86" w:rsidP="00380E3B">
            <w:pPr>
              <w:pStyle w:val="BodyText1"/>
              <w:rPr>
                <w:ins w:id="12" w:author="Jimmy Duggan" w:date="2015-10-19T11:44:00Z"/>
              </w:rPr>
            </w:pPr>
            <w:ins w:id="13" w:author="Jimmy Duggan" w:date="2015-10-19T11:44:00Z">
              <w:r>
                <w:t>10/19/15</w:t>
              </w:r>
            </w:ins>
          </w:p>
        </w:tc>
        <w:tc>
          <w:tcPr>
            <w:tcW w:w="3790" w:type="dxa"/>
            <w:tcBorders>
              <w:top w:val="single" w:sz="4" w:space="0" w:color="auto"/>
              <w:left w:val="single" w:sz="4" w:space="0" w:color="auto"/>
              <w:bottom w:val="single" w:sz="4" w:space="0" w:color="auto"/>
              <w:right w:val="single" w:sz="4" w:space="0" w:color="auto"/>
            </w:tcBorders>
          </w:tcPr>
          <w:p w14:paraId="78D06509" w14:textId="724A0E7F" w:rsidR="00A86E86" w:rsidRDefault="00A86E86" w:rsidP="00380E3B">
            <w:pPr>
              <w:pStyle w:val="BodyText1"/>
              <w:rPr>
                <w:ins w:id="14" w:author="Jimmy Duggan" w:date="2015-10-19T11:44:00Z"/>
              </w:rPr>
            </w:pPr>
            <w:ins w:id="15" w:author="Jimmy Duggan" w:date="2015-10-19T11:44:00Z">
              <w:r>
                <w:t>Changed project scope.  Updated system requirements.</w:t>
              </w:r>
            </w:ins>
          </w:p>
        </w:tc>
        <w:tc>
          <w:tcPr>
            <w:tcW w:w="1790" w:type="dxa"/>
            <w:tcBorders>
              <w:top w:val="single" w:sz="4" w:space="0" w:color="auto"/>
              <w:left w:val="single" w:sz="4" w:space="0" w:color="auto"/>
              <w:bottom w:val="single" w:sz="4" w:space="0" w:color="auto"/>
              <w:right w:val="single" w:sz="4" w:space="0" w:color="auto"/>
            </w:tcBorders>
          </w:tcPr>
          <w:p w14:paraId="6DC0F27E" w14:textId="1E1B088A" w:rsidR="00A86E86" w:rsidRDefault="00A86E86" w:rsidP="00380E3B">
            <w:pPr>
              <w:pStyle w:val="BodyText1"/>
              <w:rPr>
                <w:ins w:id="16" w:author="Jimmy Duggan" w:date="2015-10-19T11:44:00Z"/>
              </w:rPr>
            </w:pPr>
            <w:ins w:id="17" w:author="Jimmy Duggan" w:date="2015-10-19T11:45:00Z">
              <w:r>
                <w:t>J. Duggan</w:t>
              </w:r>
            </w:ins>
          </w:p>
        </w:tc>
      </w:tr>
    </w:tbl>
    <w:p w14:paraId="592C6EF9" w14:textId="392A53FE"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CDB1296" w14:textId="77777777" w:rsidR="00CA5B5E" w:rsidRPr="00CA5B5E" w:rsidRDefault="00CA5B5E" w:rsidP="007A50E9">
          <w:pPr>
            <w:rPr>
              <w:b/>
              <w:bCs/>
            </w:rPr>
          </w:pPr>
        </w:p>
        <w:p w14:paraId="045F5AD6" w14:textId="77777777" w:rsidR="00CA5B5E" w:rsidRDefault="00CA5B5E">
          <w:r>
            <w:rPr>
              <w:b/>
              <w:bCs/>
            </w:rPr>
            <w:br w:type="page"/>
          </w:r>
        </w:p>
        <w:p w14:paraId="50A7F75B" w14:textId="1B64C828" w:rsidR="006D454F" w:rsidRPr="007A50E9" w:rsidRDefault="00CA5B5E">
          <w:pPr>
            <w:pStyle w:val="TOCHeading"/>
            <w:rPr>
              <w:rStyle w:val="Heading1Char"/>
            </w:rPr>
          </w:pPr>
          <w:bookmarkStart w:id="18" w:name="_Toc43236680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18"/>
        </w:p>
        <w:p w14:paraId="651DF4CE" w14:textId="77777777" w:rsidR="00CA5B5E" w:rsidRDefault="006D454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instrText xml:space="preserve">" \h \z \u </w:instrText>
          </w:r>
          <w:r>
            <w:fldChar w:fldCharType="separate"/>
          </w:r>
          <w:hyperlink w:anchor="_Toc432366799" w:history="1">
            <w:r w:rsidR="00CA5B5E" w:rsidRPr="00105440">
              <w:rPr>
                <w:rStyle w:val="Hyperlink"/>
                <w:noProof/>
              </w:rPr>
              <w:t>Revision History</w:t>
            </w:r>
            <w:r w:rsidR="00CA5B5E">
              <w:rPr>
                <w:noProof/>
                <w:webHidden/>
              </w:rPr>
              <w:tab/>
            </w:r>
            <w:r w:rsidR="00CA5B5E">
              <w:rPr>
                <w:noProof/>
                <w:webHidden/>
              </w:rPr>
              <w:fldChar w:fldCharType="begin"/>
            </w:r>
            <w:r w:rsidR="00CA5B5E">
              <w:rPr>
                <w:noProof/>
                <w:webHidden/>
              </w:rPr>
              <w:instrText xml:space="preserve"> PAGEREF _Toc432366799 \h </w:instrText>
            </w:r>
            <w:r w:rsidR="00CA5B5E">
              <w:rPr>
                <w:noProof/>
                <w:webHidden/>
              </w:rPr>
            </w:r>
            <w:r w:rsidR="00CA5B5E">
              <w:rPr>
                <w:noProof/>
                <w:webHidden/>
              </w:rPr>
              <w:fldChar w:fldCharType="separate"/>
            </w:r>
            <w:r w:rsidR="00CA5B5E">
              <w:rPr>
                <w:noProof/>
                <w:webHidden/>
              </w:rPr>
              <w:t>i</w:t>
            </w:r>
            <w:r w:rsidR="00CA5B5E">
              <w:rPr>
                <w:noProof/>
                <w:webHidden/>
              </w:rPr>
              <w:fldChar w:fldCharType="end"/>
            </w:r>
          </w:hyperlink>
        </w:p>
        <w:p w14:paraId="49457121" w14:textId="77777777" w:rsidR="00CA5B5E" w:rsidRDefault="006E0B9D">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sidR="00CA5B5E">
              <w:rPr>
                <w:noProof/>
                <w:webHidden/>
              </w:rPr>
              <w:fldChar w:fldCharType="begin"/>
            </w:r>
            <w:r w:rsidR="00CA5B5E">
              <w:rPr>
                <w:noProof/>
                <w:webHidden/>
              </w:rPr>
              <w:instrText xml:space="preserve"> PAGEREF _Toc432366800 \h </w:instrText>
            </w:r>
            <w:r w:rsidR="00CA5B5E">
              <w:rPr>
                <w:noProof/>
                <w:webHidden/>
              </w:rPr>
            </w:r>
            <w:r w:rsidR="00CA5B5E">
              <w:rPr>
                <w:noProof/>
                <w:webHidden/>
              </w:rPr>
              <w:fldChar w:fldCharType="separate"/>
            </w:r>
            <w:r w:rsidR="00CA5B5E">
              <w:rPr>
                <w:noProof/>
                <w:webHidden/>
              </w:rPr>
              <w:t>ii</w:t>
            </w:r>
            <w:r w:rsidR="00CA5B5E">
              <w:rPr>
                <w:noProof/>
                <w:webHidden/>
              </w:rPr>
              <w:fldChar w:fldCharType="end"/>
            </w:r>
          </w:hyperlink>
        </w:p>
        <w:p w14:paraId="0811E738" w14:textId="77777777" w:rsidR="00CA5B5E" w:rsidRDefault="006E0B9D">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sidR="00CA5B5E">
              <w:rPr>
                <w:noProof/>
                <w:webHidden/>
              </w:rPr>
              <w:fldChar w:fldCharType="begin"/>
            </w:r>
            <w:r w:rsidR="00CA5B5E">
              <w:rPr>
                <w:noProof/>
                <w:webHidden/>
              </w:rPr>
              <w:instrText xml:space="preserve"> PAGEREF _Toc432366801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31DFF5DC"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sidR="00CA5B5E">
              <w:rPr>
                <w:noProof/>
                <w:webHidden/>
              </w:rPr>
              <w:fldChar w:fldCharType="begin"/>
            </w:r>
            <w:r w:rsidR="00CA5B5E">
              <w:rPr>
                <w:noProof/>
                <w:webHidden/>
              </w:rPr>
              <w:instrText xml:space="preserve"> PAGEREF _Toc432366802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77E7BA55"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sidR="00CA5B5E">
              <w:rPr>
                <w:noProof/>
                <w:webHidden/>
              </w:rPr>
              <w:fldChar w:fldCharType="begin"/>
            </w:r>
            <w:r w:rsidR="00CA5B5E">
              <w:rPr>
                <w:noProof/>
                <w:webHidden/>
              </w:rPr>
              <w:instrText xml:space="preserve"> PAGEREF _Toc432366803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0FE43EAD"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sidR="00CA5B5E">
              <w:rPr>
                <w:noProof/>
                <w:webHidden/>
              </w:rPr>
              <w:fldChar w:fldCharType="begin"/>
            </w:r>
            <w:r w:rsidR="00CA5B5E">
              <w:rPr>
                <w:noProof/>
                <w:webHidden/>
              </w:rPr>
              <w:instrText xml:space="preserve"> PAGEREF _Toc432366804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424526A0"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sidR="00CA5B5E">
              <w:rPr>
                <w:noProof/>
                <w:webHidden/>
              </w:rPr>
              <w:fldChar w:fldCharType="begin"/>
            </w:r>
            <w:r w:rsidR="00CA5B5E">
              <w:rPr>
                <w:noProof/>
                <w:webHidden/>
              </w:rPr>
              <w:instrText xml:space="preserve"> PAGEREF _Toc432366805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71E78F4E"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sidR="00CA5B5E">
              <w:rPr>
                <w:noProof/>
                <w:webHidden/>
              </w:rPr>
              <w:fldChar w:fldCharType="begin"/>
            </w:r>
            <w:r w:rsidR="00CA5B5E">
              <w:rPr>
                <w:noProof/>
                <w:webHidden/>
              </w:rPr>
              <w:instrText xml:space="preserve"> PAGEREF _Toc432366806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5B71929A" w14:textId="77777777" w:rsidR="00CA5B5E" w:rsidRDefault="006E0B9D">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sidR="00CA5B5E">
              <w:rPr>
                <w:noProof/>
                <w:webHidden/>
              </w:rPr>
              <w:fldChar w:fldCharType="begin"/>
            </w:r>
            <w:r w:rsidR="00CA5B5E">
              <w:rPr>
                <w:noProof/>
                <w:webHidden/>
              </w:rPr>
              <w:instrText xml:space="preserve"> PAGEREF _Toc432366807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2F12141C"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sidR="00CA5B5E">
              <w:rPr>
                <w:noProof/>
                <w:webHidden/>
              </w:rPr>
              <w:fldChar w:fldCharType="begin"/>
            </w:r>
            <w:r w:rsidR="00CA5B5E">
              <w:rPr>
                <w:noProof/>
                <w:webHidden/>
              </w:rPr>
              <w:instrText xml:space="preserve"> PAGEREF _Toc432366809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639A3ACE"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sidR="00CA5B5E">
              <w:rPr>
                <w:noProof/>
                <w:webHidden/>
              </w:rPr>
              <w:fldChar w:fldCharType="begin"/>
            </w:r>
            <w:r w:rsidR="00CA5B5E">
              <w:rPr>
                <w:noProof/>
                <w:webHidden/>
              </w:rPr>
              <w:instrText xml:space="preserve"> PAGEREF _Toc432366810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2ECED95D"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sidR="00CA5B5E">
              <w:rPr>
                <w:noProof/>
                <w:webHidden/>
              </w:rPr>
              <w:fldChar w:fldCharType="begin"/>
            </w:r>
            <w:r w:rsidR="00CA5B5E">
              <w:rPr>
                <w:noProof/>
                <w:webHidden/>
              </w:rPr>
              <w:instrText xml:space="preserve"> PAGEREF _Toc432366811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5075872C"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sidR="00CA5B5E">
              <w:rPr>
                <w:noProof/>
                <w:webHidden/>
              </w:rPr>
              <w:fldChar w:fldCharType="begin"/>
            </w:r>
            <w:r w:rsidR="00CA5B5E">
              <w:rPr>
                <w:noProof/>
                <w:webHidden/>
              </w:rPr>
              <w:instrText xml:space="preserve"> PAGEREF _Toc432366812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47CF7A47"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sidR="00CA5B5E">
              <w:rPr>
                <w:noProof/>
                <w:webHidden/>
              </w:rPr>
              <w:fldChar w:fldCharType="begin"/>
            </w:r>
            <w:r w:rsidR="00CA5B5E">
              <w:rPr>
                <w:noProof/>
                <w:webHidden/>
              </w:rPr>
              <w:instrText xml:space="preserve"> PAGEREF _Toc432366813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7D92C0B8" w14:textId="77777777" w:rsidR="00CA5B5E" w:rsidRDefault="006E0B9D">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sidR="00CA5B5E">
              <w:rPr>
                <w:noProof/>
                <w:webHidden/>
              </w:rPr>
              <w:fldChar w:fldCharType="begin"/>
            </w:r>
            <w:r w:rsidR="00CA5B5E">
              <w:rPr>
                <w:noProof/>
                <w:webHidden/>
              </w:rPr>
              <w:instrText xml:space="preserve"> PAGEREF _Toc432366814 \h </w:instrText>
            </w:r>
            <w:r w:rsidR="00CA5B5E">
              <w:rPr>
                <w:noProof/>
                <w:webHidden/>
              </w:rPr>
            </w:r>
            <w:r w:rsidR="00CA5B5E">
              <w:rPr>
                <w:noProof/>
                <w:webHidden/>
              </w:rPr>
              <w:fldChar w:fldCharType="separate"/>
            </w:r>
            <w:r w:rsidR="00CA5B5E">
              <w:rPr>
                <w:noProof/>
                <w:webHidden/>
              </w:rPr>
              <w:t>3</w:t>
            </w:r>
            <w:r w:rsidR="00CA5B5E">
              <w:rPr>
                <w:noProof/>
                <w:webHidden/>
              </w:rPr>
              <w:fldChar w:fldCharType="end"/>
            </w:r>
          </w:hyperlink>
        </w:p>
        <w:p w14:paraId="01F84543" w14:textId="77777777" w:rsidR="00CA5B5E" w:rsidRDefault="006E0B9D">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sidR="00CA5B5E">
              <w:rPr>
                <w:noProof/>
                <w:webHidden/>
              </w:rPr>
              <w:fldChar w:fldCharType="begin"/>
            </w:r>
            <w:r w:rsidR="00CA5B5E">
              <w:rPr>
                <w:noProof/>
                <w:webHidden/>
              </w:rPr>
              <w:instrText xml:space="preserve"> PAGEREF _Toc432366816 \h </w:instrText>
            </w:r>
            <w:r w:rsidR="00CA5B5E">
              <w:rPr>
                <w:noProof/>
                <w:webHidden/>
              </w:rPr>
            </w:r>
            <w:r w:rsidR="00CA5B5E">
              <w:rPr>
                <w:noProof/>
                <w:webHidden/>
              </w:rPr>
              <w:fldChar w:fldCharType="separate"/>
            </w:r>
            <w:r w:rsidR="00CA5B5E">
              <w:rPr>
                <w:noProof/>
                <w:webHidden/>
              </w:rPr>
              <w:t>3</w:t>
            </w:r>
            <w:r w:rsidR="00CA5B5E">
              <w:rPr>
                <w:noProof/>
                <w:webHidden/>
              </w:rPr>
              <w:fldChar w:fldCharType="end"/>
            </w:r>
          </w:hyperlink>
        </w:p>
        <w:p w14:paraId="2C85DCE7" w14:textId="77777777" w:rsidR="00CA5B5E" w:rsidRDefault="006E0B9D">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sidR="00CA5B5E">
              <w:rPr>
                <w:noProof/>
                <w:webHidden/>
              </w:rPr>
              <w:fldChar w:fldCharType="begin"/>
            </w:r>
            <w:r w:rsidR="00CA5B5E">
              <w:rPr>
                <w:noProof/>
                <w:webHidden/>
              </w:rPr>
              <w:instrText xml:space="preserve"> PAGEREF _Toc432366817 \h </w:instrText>
            </w:r>
            <w:r w:rsidR="00CA5B5E">
              <w:rPr>
                <w:noProof/>
                <w:webHidden/>
              </w:rPr>
            </w:r>
            <w:r w:rsidR="00CA5B5E">
              <w:rPr>
                <w:noProof/>
                <w:webHidden/>
              </w:rPr>
              <w:fldChar w:fldCharType="separate"/>
            </w:r>
            <w:r w:rsidR="00CA5B5E">
              <w:rPr>
                <w:noProof/>
                <w:webHidden/>
              </w:rPr>
              <w:t>5</w:t>
            </w:r>
            <w:r w:rsidR="00CA5B5E">
              <w:rPr>
                <w:noProof/>
                <w:webHidden/>
              </w:rPr>
              <w:fldChar w:fldCharType="end"/>
            </w:r>
          </w:hyperlink>
        </w:p>
        <w:p w14:paraId="2678614A" w14:textId="77777777" w:rsidR="00CA5B5E" w:rsidRDefault="006E0B9D">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sidR="00CA5B5E">
              <w:rPr>
                <w:noProof/>
                <w:webHidden/>
              </w:rPr>
              <w:fldChar w:fldCharType="begin"/>
            </w:r>
            <w:r w:rsidR="00CA5B5E">
              <w:rPr>
                <w:noProof/>
                <w:webHidden/>
              </w:rPr>
              <w:instrText xml:space="preserve"> PAGEREF _Toc432366818 \h </w:instrText>
            </w:r>
            <w:r w:rsidR="00CA5B5E">
              <w:rPr>
                <w:noProof/>
                <w:webHidden/>
              </w:rPr>
            </w:r>
            <w:r w:rsidR="00CA5B5E">
              <w:rPr>
                <w:noProof/>
                <w:webHidden/>
              </w:rPr>
              <w:fldChar w:fldCharType="separate"/>
            </w:r>
            <w:r w:rsidR="00CA5B5E">
              <w:rPr>
                <w:noProof/>
                <w:webHidden/>
              </w:rPr>
              <w:t>6</w:t>
            </w:r>
            <w:r w:rsidR="00CA5B5E">
              <w:rPr>
                <w:noProof/>
                <w:webHidden/>
              </w:rPr>
              <w:fldChar w:fldCharType="end"/>
            </w:r>
          </w:hyperlink>
        </w:p>
        <w:p w14:paraId="1D683B4C" w14:textId="77777777" w:rsidR="006D454F" w:rsidRDefault="006D454F">
          <w:r>
            <w:rPr>
              <w:b/>
              <w:bCs/>
              <w:noProof/>
            </w:rPr>
            <w:fldChar w:fldCharType="end"/>
          </w:r>
        </w:p>
      </w:sdtContent>
    </w:sdt>
    <w:p w14:paraId="42B7A6AE" w14:textId="77777777" w:rsidR="00456C08" w:rsidRDefault="0095396F">
      <w:pPr>
        <w:sectPr w:rsidR="00456C08" w:rsidSect="00AD439B">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r>
        <w:br w:type="page"/>
      </w:r>
    </w:p>
    <w:p w14:paraId="1A823369" w14:textId="77777777" w:rsidR="009E38D1" w:rsidRDefault="009E38D1" w:rsidP="002618EE">
      <w:pPr>
        <w:pStyle w:val="Title"/>
      </w:pPr>
      <w:r>
        <w:lastRenderedPageBreak/>
        <w:t>Requirements Specification</w:t>
      </w:r>
    </w:p>
    <w:p w14:paraId="0FFB0097" w14:textId="77777777" w:rsidR="001B55DA" w:rsidRPr="001B55DA" w:rsidRDefault="00002059" w:rsidP="001B55DA">
      <w:pPr>
        <w:pStyle w:val="Heading1"/>
        <w:spacing w:after="200" w:line="360" w:lineRule="auto"/>
      </w:pPr>
      <w:bookmarkStart w:id="27" w:name="_Toc432366801"/>
      <w:r>
        <w:t>Introduction</w:t>
      </w:r>
      <w:bookmarkEnd w:id="27"/>
    </w:p>
    <w:p w14:paraId="2B52523C" w14:textId="77777777" w:rsidR="00F1310B" w:rsidRPr="00F1310B" w:rsidRDefault="00F1310B" w:rsidP="002618EE">
      <w:pPr>
        <w:pStyle w:val="Heading2"/>
        <w:spacing w:line="360" w:lineRule="auto"/>
      </w:pPr>
      <w:bookmarkStart w:id="28" w:name="_Toc432366802"/>
      <w:r w:rsidRPr="00F1310B">
        <w:t>Purpose</w:t>
      </w:r>
      <w:bookmarkEnd w:id="28"/>
    </w:p>
    <w:p w14:paraId="1029962D" w14:textId="2EC34360"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672EFAD" w14:textId="77777777" w:rsidR="00CD0C85" w:rsidRPr="00CD0C85" w:rsidRDefault="00002059" w:rsidP="002618EE">
      <w:pPr>
        <w:pStyle w:val="Heading2"/>
      </w:pPr>
      <w:bookmarkStart w:id="29" w:name="_Toc432366803"/>
      <w:r>
        <w:t>Scope</w:t>
      </w:r>
      <w:bookmarkEnd w:id="29"/>
    </w:p>
    <w:p w14:paraId="61465038" w14:textId="6215621C"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 xml:space="preserve">The software should have the ability to process multiple files if more than one </w:t>
      </w:r>
      <w:r w:rsidR="00AA2219">
        <w:t>is</w:t>
      </w:r>
      <w:r w:rsidR="00113AAF">
        <w:t xml:space="preserve"> placed into the processing folder at a time.</w:t>
      </w:r>
    </w:p>
    <w:p w14:paraId="61806988" w14:textId="63561F31"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14:paraId="165D638C" w14:textId="77777777" w:rsidR="001B55DA" w:rsidRDefault="00FA0A59" w:rsidP="00FA0A59">
      <w:pPr>
        <w:pStyle w:val="ListParagraph"/>
        <w:numPr>
          <w:ilvl w:val="0"/>
          <w:numId w:val="6"/>
        </w:numPr>
      </w:pPr>
      <w:r>
        <w:t>Simple Moving Average</w:t>
      </w:r>
    </w:p>
    <w:p w14:paraId="17C09CDF" w14:textId="77777777" w:rsidR="00FA0A59" w:rsidRDefault="00FA0A59" w:rsidP="00FA0A59">
      <w:pPr>
        <w:pStyle w:val="ListParagraph"/>
        <w:numPr>
          <w:ilvl w:val="0"/>
          <w:numId w:val="6"/>
        </w:numPr>
      </w:pPr>
      <w:r>
        <w:t>Data correlation discovery between the multiple devices.</w:t>
      </w:r>
    </w:p>
    <w:p w14:paraId="534ED487" w14:textId="000C0080"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123C1DC1"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274E3F5E" w14:textId="77777777" w:rsidR="00CF6BE0" w:rsidRDefault="00002059" w:rsidP="002618EE">
      <w:pPr>
        <w:pStyle w:val="Heading2"/>
      </w:pPr>
      <w:bookmarkStart w:id="30" w:name="_Toc432366804"/>
      <w:r>
        <w:t>Definitions, Acronyms, and Abbreviations</w:t>
      </w:r>
      <w:bookmarkEnd w:id="30"/>
    </w:p>
    <w:p w14:paraId="7FE1D335" w14:textId="77777777" w:rsidR="00CF6BE0" w:rsidRPr="00CF6BE0" w:rsidRDefault="00CF6BE0"/>
    <w:p w14:paraId="1570A532" w14:textId="77777777" w:rsidR="00002059" w:rsidRDefault="00002059" w:rsidP="002618EE">
      <w:pPr>
        <w:pStyle w:val="Heading2"/>
      </w:pPr>
      <w:bookmarkStart w:id="31" w:name="_Toc432366805"/>
      <w:r>
        <w:t>References</w:t>
      </w:r>
      <w:bookmarkEnd w:id="31"/>
    </w:p>
    <w:p w14:paraId="1D7E3C45"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4D4F597" w14:textId="4F57CE4C"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EDAD306" w14:textId="77777777" w:rsidR="00CF6BE0" w:rsidRDefault="00CF6BE0" w:rsidP="002618EE">
      <w:pPr>
        <w:pStyle w:val="ListParagraph"/>
        <w:widowControl w:val="0"/>
        <w:spacing w:after="0" w:line="240" w:lineRule="auto"/>
      </w:pPr>
    </w:p>
    <w:p w14:paraId="7BDE4A3E" w14:textId="77777777" w:rsidR="00CF6BE0" w:rsidRDefault="00CF6BE0" w:rsidP="002618EE">
      <w:pPr>
        <w:pStyle w:val="Heading2"/>
      </w:pPr>
      <w:bookmarkStart w:id="32" w:name="_Toc432366806"/>
      <w:r>
        <w:t>Overview</w:t>
      </w:r>
      <w:bookmarkEnd w:id="32"/>
    </w:p>
    <w:p w14:paraId="19D32E27"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559E4AEF" w14:textId="77777777" w:rsidR="00CF6BE0" w:rsidRDefault="00CF6BE0" w:rsidP="002618EE">
      <w:pPr>
        <w:pStyle w:val="Heading1"/>
      </w:pPr>
      <w:bookmarkStart w:id="33" w:name="_Toc432366807"/>
      <w:r>
        <w:t>Overall Description</w:t>
      </w:r>
      <w:bookmarkEnd w:id="33"/>
    </w:p>
    <w:p w14:paraId="34AD9894"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4" w:name="_Toc430564285"/>
      <w:bookmarkStart w:id="35" w:name="_Toc430564338"/>
      <w:bookmarkStart w:id="36" w:name="_Toc430564615"/>
      <w:bookmarkStart w:id="37" w:name="_Toc431145053"/>
      <w:bookmarkStart w:id="38" w:name="_Toc432366808"/>
      <w:bookmarkEnd w:id="34"/>
      <w:bookmarkEnd w:id="35"/>
      <w:bookmarkEnd w:id="36"/>
      <w:bookmarkEnd w:id="37"/>
      <w:bookmarkEnd w:id="38"/>
    </w:p>
    <w:p w14:paraId="02C332DF" w14:textId="77777777" w:rsidR="00CF6BE0" w:rsidRDefault="00CF6BE0" w:rsidP="002618EE">
      <w:pPr>
        <w:pStyle w:val="Heading2"/>
      </w:pPr>
      <w:bookmarkStart w:id="39" w:name="_Toc432366809"/>
      <w:r>
        <w:t>Product Perspective</w:t>
      </w:r>
      <w:bookmarkEnd w:id="39"/>
    </w:p>
    <w:p w14:paraId="158344F8" w14:textId="77777777" w:rsidR="00CF6BE0" w:rsidRDefault="00CF6BE0" w:rsidP="002618EE">
      <w:pPr>
        <w:pStyle w:val="Heading2"/>
      </w:pPr>
      <w:bookmarkStart w:id="40" w:name="_Toc432366810"/>
      <w:r>
        <w:t>Product Functions</w:t>
      </w:r>
      <w:bookmarkEnd w:id="40"/>
    </w:p>
    <w:p w14:paraId="67F99B29" w14:textId="77777777" w:rsidR="00CF6BE0" w:rsidRDefault="00CF6BE0" w:rsidP="002618EE">
      <w:pPr>
        <w:pStyle w:val="Heading2"/>
      </w:pPr>
      <w:bookmarkStart w:id="41" w:name="_Toc432366811"/>
      <w:r>
        <w:t>User Characteristics</w:t>
      </w:r>
      <w:bookmarkEnd w:id="41"/>
    </w:p>
    <w:p w14:paraId="6DC26628" w14:textId="77777777" w:rsidR="00CF6BE0" w:rsidRDefault="00CF6BE0" w:rsidP="002618EE">
      <w:pPr>
        <w:pStyle w:val="Heading2"/>
      </w:pPr>
      <w:bookmarkStart w:id="42" w:name="_Toc432366812"/>
      <w:r>
        <w:t>Constraints</w:t>
      </w:r>
      <w:bookmarkEnd w:id="42"/>
    </w:p>
    <w:p w14:paraId="55D60CCF" w14:textId="77777777" w:rsidR="00CF6BE0" w:rsidRDefault="00CF6BE0" w:rsidP="002618EE">
      <w:pPr>
        <w:pStyle w:val="Heading2"/>
      </w:pPr>
      <w:bookmarkStart w:id="43" w:name="_Toc432366813"/>
      <w:r>
        <w:t>Assumptions and Dependencies</w:t>
      </w:r>
      <w:bookmarkEnd w:id="43"/>
    </w:p>
    <w:p w14:paraId="0FB639D8" w14:textId="77777777" w:rsidR="00CF6BE0" w:rsidRDefault="00CF6BE0" w:rsidP="002618EE">
      <w:pPr>
        <w:pStyle w:val="Heading1"/>
      </w:pPr>
      <w:bookmarkStart w:id="44" w:name="_Toc432366814"/>
      <w:r>
        <w:t>Specific Requirements</w:t>
      </w:r>
      <w:bookmarkEnd w:id="44"/>
    </w:p>
    <w:p w14:paraId="46CC289E"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5" w:name="_Toc430564292"/>
      <w:bookmarkStart w:id="46" w:name="_Toc430564345"/>
      <w:bookmarkStart w:id="47" w:name="_Toc430564622"/>
      <w:bookmarkStart w:id="48" w:name="_Toc431145060"/>
      <w:bookmarkStart w:id="49" w:name="_Toc432366815"/>
      <w:bookmarkStart w:id="50" w:name="_Toc432366816"/>
      <w:bookmarkEnd w:id="45"/>
      <w:bookmarkEnd w:id="46"/>
      <w:bookmarkEnd w:id="47"/>
      <w:bookmarkEnd w:id="48"/>
      <w:bookmarkEnd w:id="49"/>
    </w:p>
    <w:p w14:paraId="090DA1CC"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14:paraId="0F8EAB7A" w14:textId="213F00C7" w:rsidR="00317594" w:rsidRDefault="000162DE" w:rsidP="006E0B9D">
      <w:pPr>
        <w:pStyle w:val="Heading2"/>
        <w:numPr>
          <w:ilvl w:val="1"/>
          <w:numId w:val="4"/>
        </w:numPr>
      </w:pPr>
      <w:r>
        <w:t>Functional Requirements</w:t>
      </w:r>
      <w:bookmarkEnd w:id="50"/>
    </w:p>
    <w:p w14:paraId="52103B3F"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4C895F5" w14:textId="04644CB4" w:rsidR="00B803FA" w:rsidRPr="006E0B9D" w:rsidRDefault="00B803FA" w:rsidP="006E0B9D">
      <w:pPr>
        <w:pStyle w:val="Heading4"/>
      </w:pPr>
      <w:r w:rsidRPr="006E0B9D">
        <w:lastRenderedPageBreak/>
        <w:t>The users shall belong to one of the following roles.</w:t>
      </w:r>
    </w:p>
    <w:p w14:paraId="4EBB541B" w14:textId="1DE23F74" w:rsidR="006E0B9D" w:rsidRPr="006E0B9D" w:rsidRDefault="00B803FA" w:rsidP="006E0B9D">
      <w:pPr>
        <w:pStyle w:val="Heading5"/>
        <w:rPr>
          <w:ins w:id="51" w:author="Jimmy Duggan" w:date="2015-10-19T11:34:00Z"/>
        </w:rPr>
      </w:pPr>
      <w:r w:rsidRPr="00C37F56">
        <w:t>Patient</w:t>
      </w:r>
    </w:p>
    <w:p w14:paraId="6452E1D6" w14:textId="77777777" w:rsidR="006E0B9D" w:rsidRDefault="006E0B9D" w:rsidP="006E0B9D">
      <w:pPr>
        <w:pStyle w:val="Heading6"/>
        <w:rPr>
          <w:ins w:id="52" w:author="Jimmy Duggan" w:date="2015-10-19T11:38:00Z"/>
        </w:rPr>
        <w:pPrChange w:id="53" w:author="Jimmy Duggan" w:date="2015-10-19T11:35:00Z">
          <w:pPr>
            <w:pStyle w:val="Heading5"/>
          </w:pPr>
        </w:pPrChange>
      </w:pPr>
      <w:ins w:id="54" w:author="Jimmy Duggan" w:date="2015-10-19T11:36:00Z">
        <w:r>
          <w:t>The system shall prevent any personal identifiable information from being available for a Patient</w:t>
        </w:r>
      </w:ins>
    </w:p>
    <w:p w14:paraId="4F2B423E" w14:textId="1BE6816B" w:rsidR="00B803FA" w:rsidRPr="00C37F56" w:rsidRDefault="006E0B9D" w:rsidP="006E0B9D">
      <w:pPr>
        <w:pStyle w:val="Heading6"/>
        <w:pPrChange w:id="55" w:author="Jimmy Duggan" w:date="2015-10-19T11:35:00Z">
          <w:pPr>
            <w:pStyle w:val="Heading5"/>
          </w:pPr>
        </w:pPrChange>
      </w:pPr>
      <w:ins w:id="56" w:author="Jimmy Duggan" w:date="2015-10-19T11:38:00Z">
        <w:r>
          <w:t>The system shall only allow a Patient to view their data</w:t>
        </w:r>
      </w:ins>
      <w:ins w:id="57" w:author="Jimmy Duggan" w:date="2015-10-19T11:33:00Z">
        <w:r>
          <w:t>.</w:t>
        </w:r>
      </w:ins>
    </w:p>
    <w:p w14:paraId="3FE352CA" w14:textId="77777777" w:rsidR="006E0B9D" w:rsidRDefault="00B803FA">
      <w:pPr>
        <w:pStyle w:val="Heading5"/>
        <w:rPr>
          <w:ins w:id="58" w:author="Jimmy Duggan" w:date="2015-10-19T11:35:00Z"/>
        </w:rPr>
      </w:pPr>
      <w:r w:rsidRPr="00C37F56">
        <w:t>Physician</w:t>
      </w:r>
    </w:p>
    <w:p w14:paraId="133FBB2D" w14:textId="1D2FFEF7" w:rsidR="00B803FA" w:rsidRPr="00C37F56" w:rsidRDefault="006E0B9D" w:rsidP="006E0B9D">
      <w:pPr>
        <w:pStyle w:val="Heading6"/>
        <w:pPrChange w:id="59" w:author="Jimmy Duggan" w:date="2015-10-19T11:35:00Z">
          <w:pPr>
            <w:pStyle w:val="Heading5"/>
          </w:pPr>
        </w:pPrChange>
      </w:pPr>
      <w:ins w:id="60" w:author="Jimmy Duggan" w:date="2015-10-19T11:35:00Z">
        <w:r>
          <w:t>The system shall only allow Physicians to view the data associated with their patients.</w:t>
        </w:r>
      </w:ins>
    </w:p>
    <w:p w14:paraId="0E0F2CF9" w14:textId="77777777" w:rsidR="006E0B9D" w:rsidRDefault="00B803FA">
      <w:pPr>
        <w:pStyle w:val="Heading5"/>
        <w:rPr>
          <w:ins w:id="61" w:author="Jimmy Duggan" w:date="2015-10-19T11:39:00Z"/>
        </w:rPr>
      </w:pPr>
      <w:r w:rsidRPr="00C37F56">
        <w:t>Experiment Administrator</w:t>
      </w:r>
    </w:p>
    <w:p w14:paraId="01DC3EAF" w14:textId="1AA3BC07" w:rsidR="00B803FA" w:rsidRPr="00C37F56" w:rsidDel="00A86E86" w:rsidRDefault="00B803FA" w:rsidP="00A86E86">
      <w:pPr>
        <w:pStyle w:val="Heading6"/>
        <w:numPr>
          <w:ilvl w:val="0"/>
          <w:numId w:val="0"/>
        </w:numPr>
        <w:ind w:left="3420" w:hanging="1260"/>
        <w:rPr>
          <w:del w:id="62" w:author="Jimmy Duggan" w:date="2015-10-19T11:41:00Z"/>
        </w:rPr>
        <w:pPrChange w:id="63" w:author="Jimmy Duggan" w:date="2015-10-19T11:41:00Z">
          <w:pPr>
            <w:pStyle w:val="Heading5"/>
          </w:pPr>
        </w:pPrChange>
      </w:pPr>
    </w:p>
    <w:p w14:paraId="0D8763B8" w14:textId="77777777" w:rsidR="00A86E86" w:rsidRDefault="00B803FA" w:rsidP="006E0B9D">
      <w:pPr>
        <w:pStyle w:val="Heading5"/>
        <w:rPr>
          <w:ins w:id="64" w:author="Jimmy Duggan" w:date="2015-10-19T11:41:00Z"/>
        </w:rPr>
      </w:pPr>
      <w:r w:rsidRPr="006E0B9D">
        <w:t>System Administrator</w:t>
      </w:r>
    </w:p>
    <w:p w14:paraId="13E3235B" w14:textId="3747EC7C" w:rsidR="00A86E86" w:rsidRDefault="00A86E86" w:rsidP="00A86E86">
      <w:pPr>
        <w:pStyle w:val="Heading6"/>
        <w:rPr>
          <w:ins w:id="65" w:author="Jimmy Duggan" w:date="2015-10-19T11:42:00Z"/>
        </w:rPr>
        <w:pPrChange w:id="66" w:author="Jimmy Duggan" w:date="2015-10-19T11:41:00Z">
          <w:pPr>
            <w:pStyle w:val="Heading5"/>
          </w:pPr>
        </w:pPrChange>
      </w:pPr>
      <w:ins w:id="67" w:author="Jimmy Duggan" w:date="2015-10-19T11:41:00Z">
        <w:r>
          <w:t>System Administrator</w:t>
        </w:r>
      </w:ins>
      <w:ins w:id="68" w:author="Jimmy Duggan" w:date="2015-10-19T11:42:00Z">
        <w:r>
          <w:t>s will have the ability</w:t>
        </w:r>
      </w:ins>
      <w:ins w:id="69" w:author="Jimmy Duggan" w:date="2015-10-19T11:41:00Z">
        <w:r>
          <w:t xml:space="preserve"> to enable, disable</w:t>
        </w:r>
      </w:ins>
      <w:ins w:id="70" w:author="Jimmy Duggan" w:date="2015-10-19T11:42:00Z">
        <w:r>
          <w:t>, add, and remove all users.</w:t>
        </w:r>
      </w:ins>
    </w:p>
    <w:p w14:paraId="044C6B37" w14:textId="77777777" w:rsidR="00000000" w:rsidRPr="00A86E86" w:rsidRDefault="00895C53" w:rsidP="00A86E86">
      <w:pPr>
        <w:pStyle w:val="Heading6"/>
        <w:rPr>
          <w:ins w:id="71" w:author="Jimmy Duggan" w:date="2015-10-19T11:43:00Z"/>
        </w:rPr>
      </w:pPr>
      <w:ins w:id="72" w:author="Jimmy Duggan" w:date="2015-10-19T11:43:00Z">
        <w:r w:rsidRPr="00A86E86">
          <w:t>System administrators will have the ability to associate and disassociate a patient and a physician.</w:t>
        </w:r>
      </w:ins>
    </w:p>
    <w:p w14:paraId="02B9C42C" w14:textId="77777777" w:rsidR="00000000" w:rsidRPr="00A86E86" w:rsidRDefault="00895C53" w:rsidP="00A86E86">
      <w:pPr>
        <w:pStyle w:val="Heading6"/>
        <w:rPr>
          <w:ins w:id="73" w:author="Jimmy Duggan" w:date="2015-10-19T11:43:00Z"/>
        </w:rPr>
      </w:pPr>
      <w:ins w:id="74" w:author="Jimmy Duggan" w:date="2015-10-19T11:43:00Z">
        <w:r w:rsidRPr="00A86E86">
          <w:t>System administrators will have the ability to reset passwords.</w:t>
        </w:r>
      </w:ins>
    </w:p>
    <w:p w14:paraId="2BA77F63" w14:textId="77777777" w:rsidR="00000000" w:rsidRPr="00A86E86" w:rsidRDefault="00895C53" w:rsidP="00A86E86">
      <w:pPr>
        <w:pStyle w:val="Heading6"/>
        <w:rPr>
          <w:ins w:id="75" w:author="Jimmy Duggan" w:date="2015-10-19T11:43:00Z"/>
        </w:rPr>
      </w:pPr>
      <w:ins w:id="76" w:author="Jimmy Duggan" w:date="2015-10-19T11:43:00Z">
        <w:r w:rsidRPr="00A86E86">
          <w:t>System administrators will be able to update physician, pat</w:t>
        </w:r>
        <w:r w:rsidRPr="00A86E86">
          <w:t>ient and experiment administrator account information.</w:t>
        </w:r>
      </w:ins>
    </w:p>
    <w:p w14:paraId="0D0D4B59" w14:textId="568082D9" w:rsidR="00B803FA" w:rsidRPr="006E0B9D" w:rsidRDefault="00A86E86" w:rsidP="00A86E86">
      <w:pPr>
        <w:pStyle w:val="Heading6"/>
        <w:pPrChange w:id="77" w:author="Jimmy Duggan" w:date="2015-10-19T11:43:00Z">
          <w:pPr>
            <w:pStyle w:val="Heading5"/>
          </w:pPr>
        </w:pPrChange>
      </w:pPr>
      <w:ins w:id="78" w:author="Jimmy Duggan" w:date="2015-10-19T11:43:00Z">
        <w:r>
          <w:t>System administrators sha</w:t>
        </w:r>
        <w:r w:rsidR="00895C53" w:rsidRPr="00A86E86">
          <w:t>ll not be allowed to view patient health data.</w:t>
        </w:r>
      </w:ins>
    </w:p>
    <w:p w14:paraId="6F25254E" w14:textId="77777777" w:rsidR="00D23C3F" w:rsidRDefault="00DE6F9D">
      <w:pPr>
        <w:pStyle w:val="Heading4"/>
      </w:pPr>
      <w:r w:rsidRPr="002618EE">
        <w:t>The system shall require unique usernames for each registered user</w:t>
      </w:r>
      <w:r w:rsidR="00D23C3F">
        <w:t>.</w:t>
      </w:r>
    </w:p>
    <w:p w14:paraId="2540C806" w14:textId="0C33C5E6" w:rsidR="00D23C3F" w:rsidRDefault="00D23C3F" w:rsidP="006E0B9D">
      <w:pPr>
        <w:pStyle w:val="Heading5"/>
      </w:pPr>
      <w:r>
        <w:t>Usernames will be changed</w:t>
      </w:r>
      <w:r w:rsidR="002618EE">
        <w:t xml:space="preserve"> </w:t>
      </w:r>
      <w:r>
        <w:t>as long as the username remains unique.</w:t>
      </w:r>
    </w:p>
    <w:p w14:paraId="72A08EC7" w14:textId="77777777" w:rsidR="00813E82" w:rsidRDefault="00813E82">
      <w:pPr>
        <w:pStyle w:val="Heading4"/>
      </w:pPr>
      <w:r>
        <w:t>The system shall assign unique ids to each created patient</w:t>
      </w:r>
      <w:r w:rsidR="00D23C3F">
        <w:t>.</w:t>
      </w:r>
    </w:p>
    <w:p w14:paraId="73510BAD" w14:textId="47766865"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14:paraId="172E4535" w14:textId="77777777" w:rsidR="00D25EBD" w:rsidRDefault="00813E82">
      <w:pPr>
        <w:pStyle w:val="Heading4"/>
      </w:pPr>
      <w:r>
        <w:t>The system shall require a secure password.</w:t>
      </w:r>
    </w:p>
    <w:p w14:paraId="77ACA8EC" w14:textId="77777777" w:rsidR="00D25EBD" w:rsidRDefault="00D25EBD">
      <w:pPr>
        <w:pStyle w:val="Heading4"/>
      </w:pPr>
      <w:r>
        <w:lastRenderedPageBreak/>
        <w:t>The system shall have the ability to log out of a user’s account.</w:t>
      </w:r>
    </w:p>
    <w:p w14:paraId="3769700F" w14:textId="77777777" w:rsidR="00D25EBD" w:rsidRDefault="00D25EBD">
      <w:pPr>
        <w:pStyle w:val="Heading4"/>
      </w:pPr>
      <w:r>
        <w:t>The system will have a utility for retrieving a forgotten username or password.</w:t>
      </w:r>
    </w:p>
    <w:p w14:paraId="008E9B15" w14:textId="77777777" w:rsidR="00CF47C8" w:rsidRDefault="00D25EBD">
      <w:pPr>
        <w:pStyle w:val="Heading4"/>
      </w:pPr>
      <w:r>
        <w:t>The system shall allow Physicians and Experiment Administrators to create their own accounts.</w:t>
      </w:r>
    </w:p>
    <w:p w14:paraId="248FD218" w14:textId="77777777" w:rsidR="00CF47C8" w:rsidRDefault="00CF47C8" w:rsidP="006E0B9D">
      <w:pPr>
        <w:pStyle w:val="Heading5"/>
      </w:pPr>
      <w:r>
        <w:t>The system shall require a system administrator to verify the creation of a new Physician or Experiment Administrator.</w:t>
      </w:r>
    </w:p>
    <w:p w14:paraId="74C3A7C1" w14:textId="77777777" w:rsidR="00CF47C8" w:rsidRDefault="00CF47C8" w:rsidP="006E0B9D">
      <w:pPr>
        <w:pStyle w:val="Heading5"/>
      </w:pPr>
      <w:r>
        <w:t>Physicians and Experiment Administrator shall create the accounts of their patients</w:t>
      </w:r>
      <w:r w:rsidR="00D25EBD">
        <w:t>.</w:t>
      </w:r>
    </w:p>
    <w:p w14:paraId="5A9C77E2" w14:textId="77777777" w:rsidR="00C37F56" w:rsidRDefault="00CF47C8" w:rsidP="006E0B9D">
      <w:pPr>
        <w:pStyle w:val="Heading3"/>
      </w:pPr>
      <w:r w:rsidRPr="008C0009">
        <w:t>T</w:t>
      </w:r>
      <w:r w:rsidRPr="006E0B9D">
        <w:t>he system shall provide the ability to process medical device data files</w:t>
      </w:r>
      <w:r w:rsidR="00C37F56">
        <w:t>.</w:t>
      </w:r>
    </w:p>
    <w:p w14:paraId="5596520D"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138EF57E" w14:textId="77777777" w:rsidR="00C37F56" w:rsidRDefault="00C37F56" w:rsidP="006E0B9D">
      <w:pPr>
        <w:pStyle w:val="Heading4"/>
      </w:pPr>
      <w:r w:rsidRPr="006E0B9D">
        <w:t xml:space="preserve">The </w:t>
      </w:r>
      <w:r w:rsidRPr="008C0009">
        <w:t>he system shall process multiple files at the same time or a single file</w:t>
      </w:r>
      <w:r>
        <w:t>.</w:t>
      </w:r>
    </w:p>
    <w:p w14:paraId="57249BA1" w14:textId="77777777" w:rsidR="00C37F56" w:rsidRDefault="00C37F56" w:rsidP="006E0B9D">
      <w:pPr>
        <w:pStyle w:val="Heading4"/>
      </w:pPr>
      <w:r>
        <w:t>The system shall process multiple files at the same time or a single file</w:t>
      </w:r>
      <w:r w:rsidRPr="002A040A">
        <w:t>.</w:t>
      </w:r>
    </w:p>
    <w:p w14:paraId="10FBBAEA" w14:textId="77777777" w:rsidR="00C37F56" w:rsidRDefault="00C37F56" w:rsidP="006E0B9D">
      <w:pPr>
        <w:pStyle w:val="Heading4"/>
      </w:pPr>
      <w:r w:rsidRPr="008C0009">
        <w:t xml:space="preserve">The system </w:t>
      </w:r>
      <w:r w:rsidRPr="006E0B9D">
        <w:t>shall give the user an interface to select which files to process.</w:t>
      </w:r>
    </w:p>
    <w:p w14:paraId="5B6827D0" w14:textId="30A3E7A5" w:rsidR="00C37F56" w:rsidRPr="008C0009" w:rsidRDefault="00C37F56" w:rsidP="006E0B9D">
      <w:pPr>
        <w:pStyle w:val="Heading4"/>
      </w:pPr>
      <w:r>
        <w:t>The system shall not process data that is not medical data.</w:t>
      </w:r>
    </w:p>
    <w:p w14:paraId="3CB9D120" w14:textId="77777777" w:rsidR="00C37F56" w:rsidRPr="006E0B9D" w:rsidRDefault="00C37F56" w:rsidP="006E0B9D"/>
    <w:p w14:paraId="20FF8242" w14:textId="77777777" w:rsidR="00112187" w:rsidRDefault="00112187">
      <w:pPr>
        <w:pStyle w:val="Heading4"/>
      </w:pPr>
      <w:r>
        <w:t>The system shall process .csv files for each of the supported devices</w:t>
      </w:r>
      <w:r w:rsidR="00CF47C8">
        <w:t>.</w:t>
      </w:r>
    </w:p>
    <w:p w14:paraId="6087592B" w14:textId="57F7CDEE" w:rsidR="00F37041" w:rsidRDefault="00112187">
      <w:pPr>
        <w:pStyle w:val="Heading4"/>
      </w:pPr>
      <w:r>
        <w:t>The system will process .</w:t>
      </w:r>
      <w:proofErr w:type="spellStart"/>
      <w:r>
        <w:t>dat</w:t>
      </w:r>
      <w:proofErr w:type="spellEnd"/>
      <w:r>
        <w:t xml:space="preserve"> files for each of the supported devices.</w:t>
      </w:r>
    </w:p>
    <w:p w14:paraId="79CDF6D6" w14:textId="77777777" w:rsidR="00F37041" w:rsidRPr="006E0B9D" w:rsidRDefault="00F37041" w:rsidP="006E0B9D">
      <w:pPr>
        <w:pStyle w:val="Heading3"/>
      </w:pPr>
      <w:r w:rsidRPr="008C0009">
        <w:t>The system shall support the following wearable medical devices</w:t>
      </w:r>
      <w:r w:rsidRPr="006E0B9D">
        <w:t>.</w:t>
      </w:r>
    </w:p>
    <w:p w14:paraId="5529E1AE"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6E883176" w14:textId="71E76566" w:rsidR="00F37041" w:rsidRDefault="00F37041" w:rsidP="008C0009">
      <w:pPr>
        <w:pStyle w:val="Heading4"/>
      </w:pPr>
      <w:r>
        <w:t>Zephyr</w:t>
      </w:r>
    </w:p>
    <w:p w14:paraId="6428944A" w14:textId="77777777" w:rsidR="00F37041" w:rsidRDefault="00F37041">
      <w:pPr>
        <w:pStyle w:val="Heading4"/>
      </w:pPr>
      <w:proofErr w:type="spellStart"/>
      <w:r>
        <w:t>BasisPeak</w:t>
      </w:r>
      <w:proofErr w:type="spellEnd"/>
    </w:p>
    <w:p w14:paraId="22436AC8" w14:textId="77777777" w:rsidR="00112187" w:rsidRDefault="00F37041">
      <w:pPr>
        <w:pStyle w:val="Heading4"/>
      </w:pPr>
      <w:r>
        <w:t>Microsoft Band</w:t>
      </w:r>
      <w:r w:rsidR="00112187">
        <w:t>.</w:t>
      </w:r>
    </w:p>
    <w:p w14:paraId="11D779B1" w14:textId="77777777" w:rsidR="00112187" w:rsidRPr="006E0B9D" w:rsidRDefault="00112187" w:rsidP="006E0B9D">
      <w:pPr>
        <w:pStyle w:val="Heading3"/>
      </w:pPr>
      <w:r w:rsidRPr="008C0009">
        <w:t>The system shall connect to a database.</w:t>
      </w:r>
    </w:p>
    <w:p w14:paraId="1DC7BE07"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749273E6" w14:textId="382FD33E" w:rsidR="00112187" w:rsidDel="00A86E86" w:rsidRDefault="00112187" w:rsidP="008C0009">
      <w:pPr>
        <w:pStyle w:val="Heading4"/>
        <w:rPr>
          <w:del w:id="79" w:author="Jimmy Duggan" w:date="2015-10-19T11:44:00Z"/>
        </w:rPr>
      </w:pPr>
      <w:r>
        <w:t>The system shall upload the processed data to the database.</w:t>
      </w:r>
    </w:p>
    <w:p w14:paraId="1101E92C" w14:textId="0B3FE362" w:rsidR="00C37913" w:rsidRDefault="00C37913" w:rsidP="00A86E86">
      <w:pPr>
        <w:pStyle w:val="Heading4"/>
        <w:pPrChange w:id="80" w:author="Jimmy Duggan" w:date="2015-10-19T11:44:00Z">
          <w:pPr>
            <w:pStyle w:val="Heading3"/>
            <w:numPr>
              <w:ilvl w:val="0"/>
              <w:numId w:val="0"/>
            </w:numPr>
            <w:ind w:firstLine="0"/>
          </w:pPr>
        </w:pPrChange>
      </w:pPr>
    </w:p>
    <w:p w14:paraId="7EEBF13D" w14:textId="77777777" w:rsidR="00C37913" w:rsidRDefault="00C37913" w:rsidP="00C37913">
      <w:pPr>
        <w:pStyle w:val="Heading2"/>
        <w:spacing w:before="120" w:after="120"/>
      </w:pPr>
      <w:bookmarkStart w:id="81" w:name="_Toc432366817"/>
      <w:r>
        <w:t>Non-Functional Requirements</w:t>
      </w:r>
      <w:bookmarkEnd w:id="81"/>
    </w:p>
    <w:p w14:paraId="3C92A753" w14:textId="767D16A9" w:rsidR="00C37913" w:rsidRDefault="00C37913" w:rsidP="008C0009">
      <w:pPr>
        <w:pStyle w:val="Heading3"/>
      </w:pPr>
      <w:r w:rsidRPr="00C37913">
        <w:t xml:space="preserve">The system shall run on Windows </w:t>
      </w:r>
      <w:r w:rsidR="008C0009">
        <w:t>Server Operating System</w:t>
      </w:r>
    </w:p>
    <w:p w14:paraId="1E7DEA6B" w14:textId="77777777" w:rsidR="00C37913" w:rsidRDefault="00C37913" w:rsidP="008C0009">
      <w:pPr>
        <w:pStyle w:val="Heading3"/>
      </w:pPr>
      <w:r w:rsidRPr="00C37913">
        <w:t>The system</w:t>
      </w:r>
      <w:r>
        <w:t xml:space="preserve"> shall </w:t>
      </w:r>
      <w:r w:rsidRPr="00C37913">
        <w:t>use a SQL database.</w:t>
      </w:r>
    </w:p>
    <w:p w14:paraId="5F96C923" w14:textId="77777777" w:rsidR="00C37913" w:rsidRDefault="00C37913">
      <w:pPr>
        <w:pStyle w:val="Heading3"/>
      </w:pPr>
      <w:r w:rsidRPr="00C37913">
        <w:lastRenderedPageBreak/>
        <w:t>The system shall require a server to be connected to a reliable network with an internet connection.</w:t>
      </w:r>
    </w:p>
    <w:p w14:paraId="36AF1B62" w14:textId="77777777" w:rsidR="009E38D1" w:rsidRDefault="009E38D1"/>
    <w:p w14:paraId="76BA4601" w14:textId="77777777" w:rsidR="009E38D1" w:rsidRDefault="009E38D1">
      <w:r>
        <w:br w:type="page"/>
      </w:r>
    </w:p>
    <w:p w14:paraId="631C9889" w14:textId="77777777" w:rsidR="009E38D1" w:rsidRPr="009E38D1" w:rsidRDefault="009E38D1">
      <w:pPr>
        <w:pStyle w:val="Title"/>
      </w:pPr>
      <w:r>
        <w:lastRenderedPageBreak/>
        <w:t>Appendices</w:t>
      </w:r>
    </w:p>
    <w:p w14:paraId="086E2A3E" w14:textId="24609635" w:rsidR="00FC632D" w:rsidRDefault="009E38D1" w:rsidP="002618EE">
      <w:pPr>
        <w:pStyle w:val="Heading1"/>
        <w:numPr>
          <w:ilvl w:val="0"/>
          <w:numId w:val="0"/>
        </w:numPr>
        <w:ind w:left="432" w:hanging="432"/>
      </w:pPr>
      <w:bookmarkStart w:id="82" w:name="_Toc432366818"/>
      <w:r>
        <w:t>Appendix A: Use Case</w:t>
      </w:r>
      <w:r w:rsidR="00FC632D">
        <w:t xml:space="preserve"> Specifications</w:t>
      </w:r>
      <w:bookmarkEnd w:id="82"/>
    </w:p>
    <w:p w14:paraId="73856807" w14:textId="50E17E4D" w:rsidR="008D3651" w:rsidRDefault="00FC632D" w:rsidP="007A50E9">
      <w:r>
        <w:t>This section represents the use case specifications for the functions defined in the requirements specification for the two pieces of software needed to complete this project.</w:t>
      </w:r>
    </w:p>
    <w:p w14:paraId="0D899E2A" w14:textId="3B2C13FF" w:rsidR="008D3651" w:rsidRDefault="00CF1539" w:rsidP="007A50E9">
      <w:r>
        <w:rPr>
          <w:noProof/>
        </w:rPr>
        <w:drawing>
          <wp:inline distT="0" distB="0" distL="0" distR="0" wp14:anchorId="70CC3715" wp14:editId="56BD7EB8">
            <wp:extent cx="5191125" cy="5907717"/>
            <wp:effectExtent l="0" t="0" r="0" b="0"/>
            <wp:docPr id="10" name="Picture 10" descr="C:\Users\jimmy.duggan\Documents\School\CPE656\processdataappusecase-r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School\CPE656\processdataappusecase-rev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630" cy="5908292"/>
                    </a:xfrm>
                    <a:prstGeom prst="rect">
                      <a:avLst/>
                    </a:prstGeom>
                    <a:noFill/>
                    <a:ln>
                      <a:noFill/>
                    </a:ln>
                  </pic:spPr>
                </pic:pic>
              </a:graphicData>
            </a:graphic>
          </wp:inline>
        </w:drawing>
      </w:r>
    </w:p>
    <w:p w14:paraId="75B72E14" w14:textId="0F6FBADE" w:rsidR="008D3651" w:rsidRDefault="008D3651" w:rsidP="007A50E9">
      <w:pPr>
        <w:jc w:val="center"/>
      </w:pPr>
      <w:r>
        <w:t>Figure A-1: Use Case Diagram</w:t>
      </w:r>
    </w:p>
    <w:tbl>
      <w:tblPr>
        <w:tblStyle w:val="GridTable4Accent1"/>
        <w:tblW w:w="0" w:type="auto"/>
        <w:tblLook w:val="04A0" w:firstRow="1" w:lastRow="0" w:firstColumn="1" w:lastColumn="0" w:noHBand="0" w:noVBand="1"/>
      </w:tblPr>
      <w:tblGrid>
        <w:gridCol w:w="2358"/>
        <w:gridCol w:w="2430"/>
        <w:gridCol w:w="4788"/>
      </w:tblGrid>
      <w:tr w:rsidR="00FC632D" w:rsidRPr="00FB6609" w14:paraId="50343D33"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B3A749" w14:textId="293EC8E5" w:rsidR="00FC632D" w:rsidRPr="007A50E9" w:rsidRDefault="00FC632D">
            <w:pPr>
              <w:rPr>
                <w:rFonts w:asciiTheme="minorHAnsi" w:hAnsiTheme="minorHAnsi"/>
                <w:sz w:val="22"/>
                <w:szCs w:val="22"/>
              </w:rPr>
            </w:pPr>
            <w:r w:rsidRPr="007A50E9">
              <w:rPr>
                <w:rFonts w:asciiTheme="minorHAnsi" w:hAnsiTheme="minorHAnsi"/>
                <w:sz w:val="22"/>
                <w:szCs w:val="22"/>
              </w:rPr>
              <w:lastRenderedPageBreak/>
              <w:t>Use Case ID</w:t>
            </w:r>
          </w:p>
        </w:tc>
        <w:tc>
          <w:tcPr>
            <w:tcW w:w="7218" w:type="dxa"/>
            <w:gridSpan w:val="2"/>
          </w:tcPr>
          <w:p w14:paraId="5725622D" w14:textId="08F277D2"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UC_001</w:t>
            </w:r>
          </w:p>
        </w:tc>
      </w:tr>
      <w:tr w:rsidR="00FC632D" w:rsidRPr="00FB6609" w14:paraId="698D45A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7E4321" w14:textId="68ADC025" w:rsidR="00FC632D" w:rsidRPr="007A50E9" w:rsidRDefault="00FC632D" w:rsidP="00FC632D">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51E216B0" w14:textId="7A14CB8B" w:rsidR="00FC632D" w:rsidRPr="007A50E9" w:rsidRDefault="00AD439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Browse to directory</w:t>
            </w:r>
          </w:p>
        </w:tc>
      </w:tr>
      <w:tr w:rsidR="00FC632D" w:rsidRPr="00FB6609" w14:paraId="0E4EC0E2"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EE9A7BC" w14:textId="636F089B" w:rsidR="00FC632D" w:rsidRPr="007A50E9" w:rsidRDefault="00FC632D" w:rsidP="00FC632D">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24D4AF1D" w14:textId="0AD17AAD" w:rsidR="00FC632D" w:rsidRPr="007A50E9"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C632D" w:rsidRPr="00FB6609" w14:paraId="0EB5B644"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CC7C2D" w14:textId="5491840A" w:rsidR="00FC632D" w:rsidRPr="007A50E9" w:rsidRDefault="00FC632D" w:rsidP="00FC632D">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4DC4B738" w14:textId="601E63CE" w:rsidR="00FC632D" w:rsidRPr="007A50E9" w:rsidRDefault="00AD439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Browse to the location of files to be uploaded</w:t>
            </w:r>
          </w:p>
        </w:tc>
      </w:tr>
      <w:tr w:rsidR="00FC632D" w:rsidRPr="00FB6609" w14:paraId="3BE909C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1818C19" w14:textId="1F01B122" w:rsidR="00FC632D" w:rsidRPr="007A50E9" w:rsidRDefault="00FC632D" w:rsidP="00FC632D">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31E867F6" w14:textId="6132F3DB" w:rsidR="00FC632D" w:rsidRPr="007A50E9" w:rsidRDefault="00AD439B"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can browse to a file directory location of files to be uploaded</w:t>
            </w:r>
          </w:p>
        </w:tc>
      </w:tr>
      <w:tr w:rsidR="00FB6609" w:rsidRPr="00FB6609" w14:paraId="3DC8F93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A62C275" w14:textId="4CDEF67F" w:rsidR="00FB6609" w:rsidRPr="007A50E9" w:rsidRDefault="00FB6609" w:rsidP="00FB6609">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39CB0D46" w14:textId="08E7BC44"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41728" w:rsidRPr="00FB6609" w14:paraId="2270BE1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C8F7F69" w14:textId="5C22269A" w:rsidR="00F41728" w:rsidRPr="007A50E9" w:rsidRDefault="00F41728" w:rsidP="00F41728">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5817C1C0" w14:textId="3D2E3BCB" w:rsidR="00F41728" w:rsidRPr="007A50E9" w:rsidRDefault="00F41728" w:rsidP="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The user has access to the software</w:t>
            </w:r>
            <w:r>
              <w:rPr>
                <w:rFonts w:asciiTheme="minorHAnsi" w:hAnsiTheme="minorHAnsi"/>
                <w:sz w:val="22"/>
                <w:szCs w:val="22"/>
              </w:rPr>
              <w:t xml:space="preserve"> and is authenticated</w:t>
            </w:r>
            <w:r w:rsidRPr="00AD2C1D">
              <w:rPr>
                <w:rFonts w:asciiTheme="minorHAnsi" w:hAnsiTheme="minorHAnsi"/>
                <w:sz w:val="22"/>
                <w:szCs w:val="22"/>
              </w:rPr>
              <w:t>.</w:t>
            </w:r>
            <w:r>
              <w:rPr>
                <w:rFonts w:asciiTheme="minorHAnsi" w:hAnsiTheme="minorHAnsi"/>
                <w:sz w:val="22"/>
                <w:szCs w:val="22"/>
              </w:rPr>
              <w:t xml:space="preserve">  The user has the appropriate permissions for importing data.</w:t>
            </w:r>
          </w:p>
        </w:tc>
      </w:tr>
      <w:tr w:rsidR="00952DE8" w:rsidRPr="00FB6609" w14:paraId="76D1BB58"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222616" w14:textId="7A8EEE0A" w:rsidR="00952DE8" w:rsidRPr="007A50E9" w:rsidRDefault="00952DE8" w:rsidP="00FC632D">
            <w:pPr>
              <w:rPr>
                <w:rFonts w:asciiTheme="minorHAnsi" w:hAnsiTheme="minorHAnsi"/>
                <w:sz w:val="22"/>
                <w:szCs w:val="22"/>
              </w:rPr>
            </w:pPr>
            <w:r w:rsidRPr="007A50E9">
              <w:rPr>
                <w:rFonts w:asciiTheme="minorHAnsi" w:hAnsiTheme="minorHAnsi"/>
                <w:sz w:val="22"/>
                <w:szCs w:val="22"/>
              </w:rPr>
              <w:t>Post-conditions</w:t>
            </w:r>
          </w:p>
        </w:tc>
        <w:tc>
          <w:tcPr>
            <w:tcW w:w="7218" w:type="dxa"/>
            <w:gridSpan w:val="2"/>
          </w:tcPr>
          <w:p w14:paraId="4A0124C0"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Pr="00BE45FC">
              <w:rPr>
                <w:rFonts w:asciiTheme="minorHAnsi" w:hAnsiTheme="minorHAnsi"/>
                <w:sz w:val="22"/>
                <w:szCs w:val="22"/>
              </w:rPr>
              <w:t>The files have been selected for processing.</w:t>
            </w:r>
          </w:p>
          <w:p w14:paraId="4F1BC141" w14:textId="159E740C"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No files are available for processing.</w:t>
            </w:r>
          </w:p>
        </w:tc>
      </w:tr>
      <w:tr w:rsidR="00952DE8" w:rsidRPr="00FB6609" w14:paraId="2EDB1211"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7E73784D" w14:textId="4026D1AE" w:rsidR="00952DE8" w:rsidRPr="007A50E9" w:rsidRDefault="00952DE8" w:rsidP="00FC632D">
            <w:pPr>
              <w:rPr>
                <w:rFonts w:asciiTheme="minorHAnsi" w:hAnsiTheme="minorHAnsi"/>
                <w:sz w:val="22"/>
                <w:szCs w:val="22"/>
              </w:rPr>
            </w:pPr>
            <w:commentRangeStart w:id="83"/>
            <w:r w:rsidRPr="007A50E9">
              <w:rPr>
                <w:rFonts w:asciiTheme="minorHAnsi" w:hAnsiTheme="minorHAnsi"/>
                <w:sz w:val="22"/>
                <w:szCs w:val="22"/>
              </w:rPr>
              <w:t>Course of Events</w:t>
            </w:r>
            <w:commentRangeEnd w:id="83"/>
            <w:r>
              <w:rPr>
                <w:rStyle w:val="CommentReference"/>
                <w:b w:val="0"/>
                <w:bCs w:val="0"/>
              </w:rPr>
              <w:commentReference w:id="83"/>
            </w:r>
          </w:p>
        </w:tc>
      </w:tr>
      <w:tr w:rsidR="00952DE8" w:rsidRPr="00FB6609" w14:paraId="29513C32"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9F18D6F" w14:textId="09C23FA5" w:rsidR="00952DE8" w:rsidRPr="007A50E9" w:rsidRDefault="00952DE8" w:rsidP="00FC632D">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12CBA3A2" w14:textId="1AC43535"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tr w:rsidR="00952DE8" w:rsidRPr="00FB6609" w14:paraId="4DE9374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78D23CFA" w14:textId="18492342" w:rsidR="00952DE8" w:rsidRPr="007A50E9" w:rsidRDefault="00952DE8" w:rsidP="00FC632D">
            <w:pPr>
              <w:rPr>
                <w:rFonts w:asciiTheme="minorHAnsi" w:hAnsiTheme="minorHAnsi"/>
                <w:b w:val="0"/>
                <w:sz w:val="22"/>
                <w:szCs w:val="22"/>
              </w:rPr>
            </w:pPr>
            <w:r w:rsidRPr="007A50E9">
              <w:rPr>
                <w:rFonts w:asciiTheme="minorHAnsi" w:hAnsiTheme="minorHAnsi"/>
                <w:sz w:val="22"/>
                <w:szCs w:val="22"/>
              </w:rPr>
              <w:t>1. User navigates to the directory of files they wish to process</w:t>
            </w:r>
          </w:p>
        </w:tc>
        <w:tc>
          <w:tcPr>
            <w:tcW w:w="4788" w:type="dxa"/>
          </w:tcPr>
          <w:p w14:paraId="347A2BA5"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952DE8" w:rsidRPr="00FB6609" w14:paraId="2537850A"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452A13E" w14:textId="77777777" w:rsidR="00952DE8" w:rsidRPr="007A50E9" w:rsidRDefault="00952DE8" w:rsidP="00FC632D">
            <w:pPr>
              <w:rPr>
                <w:rFonts w:asciiTheme="minorHAnsi" w:hAnsiTheme="minorHAnsi"/>
                <w:sz w:val="22"/>
                <w:szCs w:val="22"/>
              </w:rPr>
            </w:pPr>
          </w:p>
        </w:tc>
        <w:tc>
          <w:tcPr>
            <w:tcW w:w="4788" w:type="dxa"/>
          </w:tcPr>
          <w:p w14:paraId="5100C2A1" w14:textId="5DF78F59"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loads the files.</w:t>
            </w:r>
          </w:p>
        </w:tc>
      </w:tr>
    </w:tbl>
    <w:p w14:paraId="3638B45F" w14:textId="77777777" w:rsidR="00AD439B" w:rsidRPr="007A50E9" w:rsidRDefault="00AD439B" w:rsidP="007A50E9">
      <w:pPr>
        <w:rPr>
          <w:rFonts w:asciiTheme="minorHAnsi" w:hAnsiTheme="minorHAnsi"/>
          <w:sz w:val="22"/>
          <w:szCs w:val="22"/>
        </w:rPr>
      </w:pPr>
    </w:p>
    <w:tbl>
      <w:tblPr>
        <w:tblStyle w:val="GridTable4Accent1"/>
        <w:tblW w:w="0" w:type="auto"/>
        <w:tblLook w:val="04A0" w:firstRow="1" w:lastRow="0" w:firstColumn="1" w:lastColumn="0" w:noHBand="0" w:noVBand="1"/>
      </w:tblPr>
      <w:tblGrid>
        <w:gridCol w:w="2358"/>
        <w:gridCol w:w="2430"/>
        <w:gridCol w:w="4788"/>
      </w:tblGrid>
      <w:tr w:rsidR="00144EFF" w:rsidRPr="00FB6609" w14:paraId="3EAB2B72"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F9EEAD8" w14:textId="77777777" w:rsidR="00144EFF" w:rsidRPr="007A50E9" w:rsidRDefault="00144EFF" w:rsidP="001C7416">
            <w:pPr>
              <w:rPr>
                <w:rFonts w:asciiTheme="minorHAnsi" w:hAnsiTheme="minorHAnsi"/>
                <w:sz w:val="22"/>
                <w:szCs w:val="22"/>
              </w:rPr>
            </w:pPr>
            <w:commentRangeStart w:id="84"/>
            <w:r w:rsidRPr="007A50E9">
              <w:rPr>
                <w:rFonts w:asciiTheme="minorHAnsi" w:hAnsiTheme="minorHAnsi"/>
                <w:sz w:val="22"/>
                <w:szCs w:val="22"/>
              </w:rPr>
              <w:t>Use Case ID</w:t>
            </w:r>
          </w:p>
        </w:tc>
        <w:tc>
          <w:tcPr>
            <w:tcW w:w="7218" w:type="dxa"/>
            <w:gridSpan w:val="2"/>
          </w:tcPr>
          <w:p w14:paraId="3EA44300" w14:textId="4B8B5D78"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UC_00</w:t>
            </w:r>
            <w:r w:rsidR="00FB6609" w:rsidRPr="007A50E9">
              <w:rPr>
                <w:rFonts w:asciiTheme="minorHAnsi" w:hAnsiTheme="minorHAnsi"/>
                <w:sz w:val="22"/>
                <w:szCs w:val="22"/>
              </w:rPr>
              <w:t>2</w:t>
            </w:r>
          </w:p>
        </w:tc>
      </w:tr>
      <w:tr w:rsidR="00144EFF" w:rsidRPr="00FB6609" w14:paraId="356B993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AE831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0CE7D88F" w14:textId="00A9875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Drag and Drop Files</w:t>
            </w:r>
          </w:p>
        </w:tc>
      </w:tr>
      <w:tr w:rsidR="00144EFF" w:rsidRPr="00FB6609" w14:paraId="7816724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BE11CA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06153ECA" w14:textId="7AD6ABED" w:rsidR="00144EFF" w:rsidRPr="007A50E9"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144EFF" w:rsidRPr="00FB6609" w14:paraId="76FEB39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2AA553"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4F151620" w14:textId="11624301"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Drag and drop files to the data collection software be uploaded</w:t>
            </w:r>
          </w:p>
        </w:tc>
      </w:tr>
      <w:tr w:rsidR="00144EFF" w:rsidRPr="00FB6609" w14:paraId="2D0AA06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43BE219"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285DAEE0" w14:textId="01B1294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can drag and drop files to be uploaded.</w:t>
            </w:r>
          </w:p>
        </w:tc>
      </w:tr>
      <w:tr w:rsidR="00144EFF" w:rsidRPr="00FB6609" w14:paraId="5562E77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B7EE14"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2A352F43" w14:textId="048926D8"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B6609" w:rsidRPr="00FB6609" w14:paraId="008834EC"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E55CC8A"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4C94B8F4" w14:textId="188E8C73"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has access to the software</w:t>
            </w:r>
            <w:r w:rsidR="00F41728">
              <w:rPr>
                <w:rFonts w:asciiTheme="minorHAnsi" w:hAnsiTheme="minorHAnsi"/>
                <w:sz w:val="22"/>
                <w:szCs w:val="22"/>
              </w:rPr>
              <w:t xml:space="preserve"> and is authenticated</w:t>
            </w:r>
            <w:r w:rsidRPr="007A50E9">
              <w:rPr>
                <w:rFonts w:asciiTheme="minorHAnsi" w:hAnsiTheme="minorHAnsi"/>
                <w:sz w:val="22"/>
                <w:szCs w:val="22"/>
              </w:rPr>
              <w:t>.</w:t>
            </w:r>
            <w:r w:rsidR="00F41728">
              <w:rPr>
                <w:rFonts w:asciiTheme="minorHAnsi" w:hAnsiTheme="minorHAnsi"/>
                <w:sz w:val="22"/>
                <w:szCs w:val="22"/>
              </w:rPr>
              <w:t xml:space="preserve">  The user has the appropriate permissions for importing data.</w:t>
            </w:r>
          </w:p>
        </w:tc>
      </w:tr>
      <w:tr w:rsidR="00FB6609" w:rsidRPr="00FB6609" w14:paraId="0732F6CD"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462F1C4"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Post-conditions</w:t>
            </w:r>
          </w:p>
        </w:tc>
        <w:tc>
          <w:tcPr>
            <w:tcW w:w="7218" w:type="dxa"/>
            <w:gridSpan w:val="2"/>
          </w:tcPr>
          <w:p w14:paraId="2BD5EE74" w14:textId="341E718C" w:rsidR="00FB6609"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B6609" w:rsidRPr="007A50E9">
              <w:rPr>
                <w:rFonts w:asciiTheme="minorHAnsi" w:hAnsiTheme="minorHAnsi"/>
                <w:sz w:val="22"/>
                <w:szCs w:val="22"/>
              </w:rPr>
              <w:t>The files have been selected for processing.</w:t>
            </w:r>
          </w:p>
          <w:p w14:paraId="62E1B03D" w14:textId="2CC80988" w:rsidR="007B173B" w:rsidRPr="007A50E9"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No files are available for processing.</w:t>
            </w:r>
          </w:p>
        </w:tc>
      </w:tr>
      <w:tr w:rsidR="00FB6609" w:rsidRPr="00FB6609" w14:paraId="3EF5845E"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4932DA82"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Course of Events</w:t>
            </w:r>
          </w:p>
        </w:tc>
      </w:tr>
      <w:tr w:rsidR="00FB6609" w:rsidRPr="00FB6609" w14:paraId="0AC5DF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BE3ED80"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221B422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commentRangeEnd w:id="84"/>
      <w:tr w:rsidR="00FB6609" w:rsidRPr="00FB6609" w14:paraId="3BC1538C"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64240129" w14:textId="02AB09DC" w:rsidR="00FB6609" w:rsidRPr="007A50E9" w:rsidRDefault="00FB6609" w:rsidP="00FB6609">
            <w:pPr>
              <w:rPr>
                <w:rFonts w:asciiTheme="minorHAnsi" w:hAnsiTheme="minorHAnsi"/>
                <w:b w:val="0"/>
                <w:sz w:val="22"/>
                <w:szCs w:val="22"/>
              </w:rPr>
            </w:pPr>
            <w:r w:rsidRPr="007A50E9">
              <w:rPr>
                <w:rStyle w:val="CommentReference"/>
                <w:rFonts w:asciiTheme="minorHAnsi" w:hAnsiTheme="minorHAnsi"/>
                <w:sz w:val="22"/>
                <w:szCs w:val="22"/>
              </w:rPr>
              <w:commentReference w:id="84"/>
            </w:r>
            <w:r w:rsidRPr="007A50E9">
              <w:rPr>
                <w:rFonts w:asciiTheme="minorHAnsi" w:hAnsiTheme="minorHAnsi"/>
                <w:sz w:val="22"/>
                <w:szCs w:val="22"/>
              </w:rPr>
              <w:t>1. User selects the files they wish to process and drops them into the console.</w:t>
            </w:r>
          </w:p>
        </w:tc>
        <w:tc>
          <w:tcPr>
            <w:tcW w:w="4788" w:type="dxa"/>
          </w:tcPr>
          <w:p w14:paraId="544D7D00"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B6609" w:rsidRPr="00FB6609" w14:paraId="1FCB68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C01BFFA" w14:textId="77777777" w:rsidR="00FB6609" w:rsidRPr="007A50E9" w:rsidRDefault="00FB6609" w:rsidP="00FB6609">
            <w:pPr>
              <w:rPr>
                <w:rStyle w:val="CommentReference"/>
                <w:rFonts w:asciiTheme="minorHAnsi" w:hAnsiTheme="minorHAnsi"/>
                <w:b w:val="0"/>
                <w:bCs w:val="0"/>
                <w:sz w:val="22"/>
                <w:szCs w:val="22"/>
              </w:rPr>
            </w:pPr>
          </w:p>
        </w:tc>
        <w:tc>
          <w:tcPr>
            <w:tcW w:w="4788" w:type="dxa"/>
          </w:tcPr>
          <w:p w14:paraId="6A2EC86A" w14:textId="6645FFB5"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loads the files.</w:t>
            </w:r>
          </w:p>
        </w:tc>
      </w:tr>
    </w:tbl>
    <w:p w14:paraId="49EA6449" w14:textId="77777777" w:rsidR="00144EFF" w:rsidRDefault="00144EFF" w:rsidP="007A50E9"/>
    <w:tbl>
      <w:tblPr>
        <w:tblStyle w:val="GridTable4Accent1"/>
        <w:tblW w:w="0" w:type="auto"/>
        <w:tblLook w:val="04A0" w:firstRow="1" w:lastRow="0" w:firstColumn="1" w:lastColumn="0" w:noHBand="0" w:noVBand="1"/>
      </w:tblPr>
      <w:tblGrid>
        <w:gridCol w:w="2358"/>
        <w:gridCol w:w="2430"/>
        <w:gridCol w:w="4788"/>
      </w:tblGrid>
      <w:tr w:rsidR="00144EFF" w:rsidRPr="00FB6609" w14:paraId="7C0CFFFB"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161DC2" w14:textId="77777777" w:rsidR="00144EFF" w:rsidRPr="007A50E9" w:rsidRDefault="00144EFF" w:rsidP="001C7416">
            <w:pPr>
              <w:rPr>
                <w:rFonts w:asciiTheme="minorHAnsi" w:hAnsiTheme="minorHAnsi"/>
                <w:sz w:val="22"/>
                <w:szCs w:val="22"/>
              </w:rPr>
            </w:pPr>
            <w:commentRangeStart w:id="85"/>
            <w:r w:rsidRPr="007A50E9">
              <w:rPr>
                <w:rFonts w:asciiTheme="minorHAnsi" w:hAnsiTheme="minorHAnsi"/>
                <w:sz w:val="22"/>
                <w:szCs w:val="22"/>
              </w:rPr>
              <w:t>Use Case ID</w:t>
            </w:r>
          </w:p>
        </w:tc>
        <w:tc>
          <w:tcPr>
            <w:tcW w:w="7218" w:type="dxa"/>
            <w:gridSpan w:val="2"/>
          </w:tcPr>
          <w:p w14:paraId="2B808221" w14:textId="2FAEDA3D"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w:t>
            </w:r>
            <w:r w:rsidR="00FB6609" w:rsidRPr="007A50E9">
              <w:rPr>
                <w:rFonts w:asciiTheme="minorHAnsi" w:hAnsiTheme="minorHAnsi"/>
                <w:sz w:val="22"/>
                <w:szCs w:val="22"/>
              </w:rPr>
              <w:t>00</w:t>
            </w:r>
            <w:r w:rsidR="00FB6609" w:rsidRPr="00F41728">
              <w:rPr>
                <w:rFonts w:asciiTheme="minorHAnsi" w:hAnsiTheme="minorHAnsi"/>
                <w:sz w:val="22"/>
                <w:szCs w:val="22"/>
              </w:rPr>
              <w:t>3</w:t>
            </w:r>
          </w:p>
        </w:tc>
      </w:tr>
      <w:tr w:rsidR="00144EFF" w:rsidRPr="00FB6609" w14:paraId="2B7788ED"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C531C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3D1360DB" w14:textId="1697486C"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Process Data</w:t>
            </w:r>
          </w:p>
        </w:tc>
      </w:tr>
      <w:tr w:rsidR="00144EFF" w:rsidRPr="00FB6609" w14:paraId="54A64DE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3CCBDFF"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00A1A792" w14:textId="61F7346B" w:rsidR="00144EFF" w:rsidRPr="007A50E9"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w:t>
            </w:r>
            <w:r w:rsidR="00FB6609" w:rsidRPr="00F41728">
              <w:rPr>
                <w:rFonts w:asciiTheme="minorHAnsi" w:hAnsiTheme="minorHAnsi"/>
                <w:sz w:val="22"/>
                <w:szCs w:val="22"/>
              </w:rPr>
              <w:t>sers</w:t>
            </w:r>
          </w:p>
        </w:tc>
      </w:tr>
      <w:tr w:rsidR="00144EFF" w:rsidRPr="00FB6609" w14:paraId="63CB8C5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0763CD"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358C55FD" w14:textId="5065D59D"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User initiates file processing</w:t>
            </w:r>
          </w:p>
        </w:tc>
      </w:tr>
      <w:tr w:rsidR="00144EFF" w:rsidRPr="00FB6609" w14:paraId="78EF513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2D31596"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46EFCF44" w14:textId="04268C3A"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The user initiates the action to process the loaded files</w:t>
            </w:r>
          </w:p>
        </w:tc>
      </w:tr>
      <w:tr w:rsidR="00FB6609" w:rsidRPr="00FB6609" w14:paraId="3BE84C8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CCD29"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56274754" w14:textId="5E7A164D"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B6609" w:rsidRPr="00FB6609" w14:paraId="135A3AD0"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9CC261D"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07DF0F4A" w14:textId="7EB1A51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The files have been selected via UC_001 or UC_002.</w:t>
            </w:r>
            <w:r w:rsidR="00F41728">
              <w:rPr>
                <w:rFonts w:asciiTheme="minorHAnsi" w:hAnsiTheme="minorHAnsi"/>
                <w:sz w:val="22"/>
                <w:szCs w:val="22"/>
              </w:rPr>
              <w:t xml:space="preserve">  The user has been authenticated and has the appropriate permissions.</w:t>
            </w:r>
          </w:p>
        </w:tc>
      </w:tr>
      <w:tr w:rsidR="00FB6609" w:rsidRPr="00FB6609" w14:paraId="2991A78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8F087F"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Post-conditions</w:t>
            </w:r>
          </w:p>
        </w:tc>
        <w:tc>
          <w:tcPr>
            <w:tcW w:w="7218" w:type="dxa"/>
            <w:gridSpan w:val="2"/>
          </w:tcPr>
          <w:p w14:paraId="57C470B3"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B6609" w:rsidRPr="00F41728">
              <w:rPr>
                <w:rFonts w:asciiTheme="minorHAnsi" w:hAnsiTheme="minorHAnsi"/>
                <w:sz w:val="22"/>
                <w:szCs w:val="22"/>
              </w:rPr>
              <w:t>The files are ready to be uploaded in to the database.</w:t>
            </w:r>
          </w:p>
          <w:p w14:paraId="154595D4" w14:textId="4FCE0E4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FAIL:</w:t>
            </w:r>
            <w:r>
              <w:rPr>
                <w:rFonts w:asciiTheme="minorHAnsi" w:hAnsiTheme="minorHAnsi"/>
                <w:sz w:val="22"/>
                <w:szCs w:val="22"/>
              </w:rPr>
              <w:t xml:space="preserve">  The files will not be uploaded to the database.</w:t>
            </w:r>
          </w:p>
        </w:tc>
      </w:tr>
      <w:tr w:rsidR="00FB6609" w:rsidRPr="00FB6609" w14:paraId="7FE9705B"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53D3D043"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lastRenderedPageBreak/>
              <w:t>Course of Events</w:t>
            </w:r>
          </w:p>
        </w:tc>
      </w:tr>
      <w:tr w:rsidR="00FB6609" w:rsidRPr="00FB6609" w14:paraId="7A39560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8840FB"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3B31A2A5"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commentRangeEnd w:id="85"/>
      <w:tr w:rsidR="00FB6609" w:rsidRPr="00FB6609" w14:paraId="5D6C3019"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4A62C54" w14:textId="2ACE06F2" w:rsidR="00FB6609" w:rsidRPr="007A50E9" w:rsidRDefault="00FB6609" w:rsidP="00FB6609">
            <w:pPr>
              <w:rPr>
                <w:rFonts w:asciiTheme="minorHAnsi" w:hAnsiTheme="minorHAnsi"/>
                <w:b w:val="0"/>
                <w:sz w:val="22"/>
                <w:szCs w:val="22"/>
              </w:rPr>
            </w:pPr>
            <w:r w:rsidRPr="007A50E9">
              <w:rPr>
                <w:rStyle w:val="CommentReference"/>
                <w:rFonts w:asciiTheme="minorHAnsi" w:hAnsiTheme="minorHAnsi"/>
                <w:sz w:val="22"/>
                <w:szCs w:val="22"/>
              </w:rPr>
              <w:commentReference w:id="85"/>
            </w:r>
            <w:r w:rsidR="00F41728" w:rsidRPr="007A50E9">
              <w:rPr>
                <w:rFonts w:asciiTheme="minorHAnsi" w:hAnsiTheme="minorHAnsi"/>
                <w:sz w:val="22"/>
                <w:szCs w:val="22"/>
              </w:rPr>
              <w:t>1. User initiates the file processing action.</w:t>
            </w:r>
          </w:p>
        </w:tc>
        <w:tc>
          <w:tcPr>
            <w:tcW w:w="4788" w:type="dxa"/>
          </w:tcPr>
          <w:p w14:paraId="75FF47A3"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FB6609" w14:paraId="32F4E5F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8624DC2"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1E4E0A7B" w14:textId="643D4A2E"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processes the files.</w:t>
            </w:r>
          </w:p>
        </w:tc>
      </w:tr>
    </w:tbl>
    <w:p w14:paraId="19F4FCF7" w14:textId="77777777"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14:paraId="6B5B1689"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994A0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21B9AE29" w14:textId="2AF21B2C"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F41728">
              <w:rPr>
                <w:rFonts w:asciiTheme="minorHAnsi" w:hAnsiTheme="minorHAnsi"/>
                <w:sz w:val="22"/>
                <w:szCs w:val="22"/>
              </w:rPr>
              <w:t>4</w:t>
            </w:r>
          </w:p>
        </w:tc>
      </w:tr>
      <w:tr w:rsidR="00FB6609" w:rsidRPr="00AD2C1D" w14:paraId="45FCC16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07C761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61CB0E9F" w14:textId="47854091"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Validate Data</w:t>
            </w:r>
          </w:p>
        </w:tc>
      </w:tr>
      <w:tr w:rsidR="00FB6609" w:rsidRPr="00AD2C1D" w14:paraId="3D3647BA"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95605F"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599ED3F5" w14:textId="572BA348" w:rsidR="00FB6609" w:rsidRPr="00AD2C1D"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B6609" w:rsidRPr="00AD2C1D" w14:paraId="46177DC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A8FB9"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21188E4A" w14:textId="11BF3CC3"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Validate processed data</w:t>
            </w:r>
          </w:p>
        </w:tc>
      </w:tr>
      <w:tr w:rsidR="00FB6609" w:rsidRPr="00AD2C1D" w14:paraId="43E51D1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E42284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1B0FB024" w14:textId="40A03F36"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validates the data being processed based on the device and medical data type.</w:t>
            </w:r>
          </w:p>
        </w:tc>
      </w:tr>
      <w:tr w:rsidR="00FB6609" w:rsidRPr="00AD2C1D" w14:paraId="550D2DE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99DD3"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6B487068"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B6609" w:rsidRPr="00AD2C1D" w14:paraId="16ACBC5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5A7EFE1"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46AA8492" w14:textId="5A9A2114"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files have been loaded via use case #1 or #2 and the processing step has been initiated.  The user has been authenticated and has the appropriate permissions.</w:t>
            </w:r>
          </w:p>
        </w:tc>
      </w:tr>
      <w:tr w:rsidR="00FB6609" w:rsidRPr="00AD2C1D" w14:paraId="3147D29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C32821"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4614CBBB"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41728">
              <w:rPr>
                <w:rFonts w:asciiTheme="minorHAnsi" w:hAnsiTheme="minorHAnsi"/>
                <w:sz w:val="22"/>
                <w:szCs w:val="22"/>
              </w:rPr>
              <w:t>The files are determined to be valid or invalid.</w:t>
            </w:r>
          </w:p>
          <w:p w14:paraId="08E76CDB" w14:textId="12720AAD"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FAIL:</w:t>
            </w:r>
            <w:r>
              <w:rPr>
                <w:rFonts w:asciiTheme="minorHAnsi" w:hAnsiTheme="minorHAnsi"/>
                <w:b/>
                <w:sz w:val="22"/>
                <w:szCs w:val="22"/>
              </w:rPr>
              <w:t xml:space="preserve">  </w:t>
            </w:r>
            <w:r>
              <w:rPr>
                <w:rFonts w:asciiTheme="minorHAnsi" w:hAnsiTheme="minorHAnsi"/>
                <w:sz w:val="22"/>
                <w:szCs w:val="22"/>
              </w:rPr>
              <w:t>System error message displayed to the user informing that the files could not be processed.</w:t>
            </w:r>
          </w:p>
        </w:tc>
      </w:tr>
      <w:tr w:rsidR="00FB6609" w:rsidRPr="00AD2C1D" w14:paraId="7FC28C5A"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2B65E9AE"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Course of Events</w:t>
            </w:r>
          </w:p>
        </w:tc>
      </w:tr>
      <w:tr w:rsidR="00FB6609" w:rsidRPr="00AD2C1D" w14:paraId="59292E2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58F5839"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738628A"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B6609" w:rsidRPr="00AD2C1D" w14:paraId="7C577E8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1BDDAA0D" w14:textId="17ABE85B" w:rsidR="00FB6609" w:rsidRPr="007A50E9" w:rsidRDefault="00F41728">
            <w:pPr>
              <w:rPr>
                <w:rFonts w:asciiTheme="minorHAnsi" w:hAnsiTheme="minorHAnsi"/>
                <w:b w:val="0"/>
                <w:sz w:val="22"/>
                <w:szCs w:val="22"/>
              </w:rPr>
            </w:pPr>
            <w:r w:rsidRPr="00F41728">
              <w:rPr>
                <w:rFonts w:asciiTheme="minorHAnsi" w:hAnsiTheme="minorHAnsi"/>
                <w:sz w:val="22"/>
                <w:szCs w:val="22"/>
              </w:rPr>
              <w:t>1. The process data use case initiates the validation of the files.</w:t>
            </w:r>
          </w:p>
        </w:tc>
        <w:tc>
          <w:tcPr>
            <w:tcW w:w="4788" w:type="dxa"/>
          </w:tcPr>
          <w:p w14:paraId="21D17A8F"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07C94D7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D8A59D" w14:textId="77777777" w:rsidR="00F41728" w:rsidRDefault="00F41728" w:rsidP="00F41728">
            <w:pPr>
              <w:rPr>
                <w:rFonts w:asciiTheme="minorHAnsi" w:hAnsiTheme="minorHAnsi"/>
                <w:sz w:val="22"/>
                <w:szCs w:val="22"/>
              </w:rPr>
            </w:pPr>
          </w:p>
        </w:tc>
        <w:tc>
          <w:tcPr>
            <w:tcW w:w="4788" w:type="dxa"/>
          </w:tcPr>
          <w:p w14:paraId="21565360" w14:textId="2A6A1908"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system validates the files.</w:t>
            </w:r>
          </w:p>
        </w:tc>
      </w:tr>
    </w:tbl>
    <w:p w14:paraId="4B726708" w14:textId="77777777"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14:paraId="653D71E0"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EE7877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134550E7" w14:textId="6D1486D3"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F41728">
              <w:rPr>
                <w:rFonts w:asciiTheme="minorHAnsi" w:hAnsiTheme="minorHAnsi"/>
                <w:sz w:val="22"/>
                <w:szCs w:val="22"/>
              </w:rPr>
              <w:t>5</w:t>
            </w:r>
          </w:p>
        </w:tc>
      </w:tr>
      <w:tr w:rsidR="00FB6609" w:rsidRPr="00AD2C1D" w14:paraId="1C4AF72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4694E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0BCB9620" w14:textId="434F19F4"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Upload Data</w:t>
            </w:r>
          </w:p>
        </w:tc>
      </w:tr>
      <w:tr w:rsidR="00FB6609" w:rsidRPr="00AD2C1D" w14:paraId="687A3B4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2F995D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3BF60713" w14:textId="4CA37B82"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B6609" w:rsidRPr="00AD2C1D" w14:paraId="0884793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421EDD"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67A6E3F7" w14:textId="36C60A36"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Upload data into the database</w:t>
            </w:r>
          </w:p>
        </w:tc>
      </w:tr>
      <w:tr w:rsidR="00FB6609" w:rsidRPr="00AD2C1D" w14:paraId="3BF0259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D2AD77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4F99020A" w14:textId="42F9A312"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software uploads the validated data into the SQL database.</w:t>
            </w:r>
          </w:p>
        </w:tc>
      </w:tr>
      <w:tr w:rsidR="00FB6609" w:rsidRPr="00AD2C1D" w14:paraId="67F2F60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6DF7B5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468B456B"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B6609" w:rsidRPr="00AD2C1D" w14:paraId="7991E470"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D57AC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0ED41763" w14:textId="58590A4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data has been validated and is ready for the upload and the database is online.  The user has been authenticated and has the appropriate permissions.</w:t>
            </w:r>
          </w:p>
        </w:tc>
      </w:tr>
      <w:tr w:rsidR="00FB6609" w:rsidRPr="00AD2C1D" w14:paraId="45A7B9A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F594B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445D4CFD"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41728">
              <w:rPr>
                <w:rFonts w:asciiTheme="minorHAnsi" w:hAnsiTheme="minorHAnsi"/>
                <w:sz w:val="22"/>
                <w:szCs w:val="22"/>
              </w:rPr>
              <w:t>The data is uploaded into the database.</w:t>
            </w:r>
          </w:p>
          <w:p w14:paraId="245756C0" w14:textId="46370DF3"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 xml:space="preserve"> An error message is displayed informing the user the upload failed.</w:t>
            </w:r>
          </w:p>
        </w:tc>
      </w:tr>
      <w:tr w:rsidR="00FB6609" w:rsidRPr="00AD2C1D" w14:paraId="77DC77E9"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4E88F99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Course of Events</w:t>
            </w:r>
          </w:p>
        </w:tc>
      </w:tr>
      <w:tr w:rsidR="00FB6609" w:rsidRPr="00AD2C1D" w14:paraId="54638AB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FF1263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15426DC"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B6609" w:rsidRPr="00AD2C1D" w14:paraId="03E4A96F"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9CD11DB" w14:textId="342FE4B1" w:rsidR="00FB6609" w:rsidRPr="007A50E9" w:rsidRDefault="00F41728">
            <w:pPr>
              <w:rPr>
                <w:rFonts w:asciiTheme="minorHAnsi" w:hAnsiTheme="minorHAnsi"/>
                <w:b w:val="0"/>
                <w:sz w:val="22"/>
                <w:szCs w:val="22"/>
              </w:rPr>
            </w:pPr>
            <w:r w:rsidRPr="00F41728">
              <w:rPr>
                <w:rFonts w:asciiTheme="minorHAnsi" w:hAnsiTheme="minorHAnsi"/>
                <w:sz w:val="22"/>
                <w:szCs w:val="22"/>
              </w:rPr>
              <w:t>1.</w:t>
            </w:r>
            <w:r>
              <w:rPr>
                <w:rFonts w:asciiTheme="minorHAnsi" w:hAnsiTheme="minorHAnsi"/>
                <w:b w:val="0"/>
                <w:sz w:val="22"/>
                <w:szCs w:val="22"/>
              </w:rPr>
              <w:t xml:space="preserve"> The process data use case initiates the upload of the data</w:t>
            </w:r>
          </w:p>
        </w:tc>
        <w:tc>
          <w:tcPr>
            <w:tcW w:w="4788" w:type="dxa"/>
          </w:tcPr>
          <w:p w14:paraId="1B32B8B5"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7330182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A3E6B9A" w14:textId="77777777" w:rsidR="00F41728" w:rsidRPr="00F41728" w:rsidRDefault="00F41728" w:rsidP="00F41728">
            <w:pPr>
              <w:rPr>
                <w:rFonts w:asciiTheme="minorHAnsi" w:hAnsiTheme="minorHAnsi"/>
                <w:b w:val="0"/>
                <w:bCs w:val="0"/>
                <w:sz w:val="22"/>
                <w:szCs w:val="22"/>
              </w:rPr>
            </w:pPr>
          </w:p>
        </w:tc>
        <w:tc>
          <w:tcPr>
            <w:tcW w:w="4788" w:type="dxa"/>
          </w:tcPr>
          <w:p w14:paraId="07B2D8B4" w14:textId="4D12015E"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system uploads the data into the SQL database.</w:t>
            </w:r>
          </w:p>
        </w:tc>
      </w:tr>
    </w:tbl>
    <w:p w14:paraId="46F9CDFF" w14:textId="77777777" w:rsidR="00F41728" w:rsidRDefault="00F41728" w:rsidP="007A50E9"/>
    <w:tbl>
      <w:tblPr>
        <w:tblStyle w:val="GridTable4Accent1"/>
        <w:tblW w:w="0" w:type="auto"/>
        <w:tblLook w:val="04A0" w:firstRow="1" w:lastRow="0" w:firstColumn="1" w:lastColumn="0" w:noHBand="0" w:noVBand="1"/>
      </w:tblPr>
      <w:tblGrid>
        <w:gridCol w:w="2358"/>
        <w:gridCol w:w="2430"/>
        <w:gridCol w:w="4788"/>
      </w:tblGrid>
      <w:tr w:rsidR="00F41728" w:rsidRPr="00AD2C1D" w14:paraId="7F27BE5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60957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lastRenderedPageBreak/>
              <w:t>Use Case ID</w:t>
            </w:r>
          </w:p>
        </w:tc>
        <w:tc>
          <w:tcPr>
            <w:tcW w:w="7218" w:type="dxa"/>
            <w:gridSpan w:val="2"/>
          </w:tcPr>
          <w:p w14:paraId="2C52CA4D" w14:textId="42FA8FB8" w:rsidR="00F41728" w:rsidRPr="00AD2C1D" w:rsidRDefault="00F41728" w:rsidP="001C7416">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571873">
              <w:rPr>
                <w:rFonts w:asciiTheme="minorHAnsi" w:hAnsiTheme="minorHAnsi"/>
                <w:sz w:val="22"/>
                <w:szCs w:val="22"/>
              </w:rPr>
              <w:t>6</w:t>
            </w:r>
          </w:p>
        </w:tc>
      </w:tr>
      <w:tr w:rsidR="00F41728" w:rsidRPr="00AD2C1D" w14:paraId="6525042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2BD1B2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1BC81046" w14:textId="48A9359C"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Install Data Collection Software</w:t>
            </w:r>
          </w:p>
        </w:tc>
      </w:tr>
      <w:tr w:rsidR="00F41728" w:rsidRPr="00AD2C1D" w14:paraId="65A4F8D9"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81C306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4C795454" w14:textId="1E7A8A33"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41728" w:rsidRPr="00AD2C1D" w14:paraId="2230E58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4EB90FA"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5C2568C3" w14:textId="6BD7FB6F" w:rsidR="00F41728" w:rsidRPr="00AD2C1D" w:rsidRDefault="00F41728">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Install the data collection software on the system.</w:t>
            </w:r>
          </w:p>
        </w:tc>
      </w:tr>
      <w:tr w:rsidR="00F41728" w:rsidRPr="00AD2C1D" w14:paraId="6F9CDE6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8E2E421"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4356AFA3" w14:textId="024FA965"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the data collection software to be installed on the system in order to import data to the SQL database.</w:t>
            </w:r>
          </w:p>
        </w:tc>
      </w:tr>
      <w:tr w:rsidR="00F41728" w:rsidRPr="00AD2C1D" w14:paraId="2F6C99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00CD541"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375E1586"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41728" w:rsidRPr="00AD2C1D" w14:paraId="5A958CD9"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451A16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7AA9AE6D" w14:textId="45223B8B"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specifications meet the minimum criteria for installation.</w:t>
            </w:r>
          </w:p>
        </w:tc>
      </w:tr>
      <w:tr w:rsidR="00F41728" w:rsidRPr="00AD2C1D" w14:paraId="62BAEB5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494769"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64A5F4CA" w14:textId="77777777" w:rsidR="00F41728"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41728">
              <w:rPr>
                <w:rFonts w:asciiTheme="minorHAnsi" w:hAnsiTheme="minorHAnsi"/>
                <w:sz w:val="22"/>
                <w:szCs w:val="22"/>
              </w:rPr>
              <w:t>The data collection software is installed.</w:t>
            </w:r>
          </w:p>
          <w:p w14:paraId="3445542C" w14:textId="7D44F444" w:rsidR="00852A32" w:rsidRPr="00852A32"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data collection software is not installed.</w:t>
            </w:r>
          </w:p>
        </w:tc>
      </w:tr>
      <w:tr w:rsidR="00F41728" w:rsidRPr="00AD2C1D" w14:paraId="1B076DDA"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37E3036E"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Course of Events</w:t>
            </w:r>
          </w:p>
        </w:tc>
      </w:tr>
      <w:tr w:rsidR="00F41728" w:rsidRPr="00AD2C1D" w14:paraId="2175E67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70E045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3FC91D4D"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41728" w:rsidRPr="00AD2C1D" w14:paraId="7596BA6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4316643A" w14:textId="4B59C05D" w:rsidR="00F41728" w:rsidRPr="007A50E9" w:rsidRDefault="00F41728">
            <w:pPr>
              <w:rPr>
                <w:rFonts w:asciiTheme="minorHAnsi" w:hAnsiTheme="minorHAnsi"/>
                <w:b w:val="0"/>
                <w:sz w:val="22"/>
                <w:szCs w:val="22"/>
              </w:rPr>
            </w:pPr>
            <w:r w:rsidRPr="00F41728">
              <w:rPr>
                <w:rFonts w:asciiTheme="minorHAnsi" w:hAnsiTheme="minorHAnsi"/>
                <w:sz w:val="22"/>
                <w:szCs w:val="22"/>
              </w:rPr>
              <w:t xml:space="preserve">1. </w:t>
            </w:r>
            <w:r w:rsidR="00571873">
              <w:rPr>
                <w:rFonts w:asciiTheme="minorHAnsi" w:hAnsiTheme="minorHAnsi"/>
                <w:b w:val="0"/>
                <w:sz w:val="22"/>
                <w:szCs w:val="22"/>
              </w:rPr>
              <w:t>The user runs the set up file</w:t>
            </w:r>
            <w:r>
              <w:rPr>
                <w:rFonts w:asciiTheme="minorHAnsi" w:hAnsiTheme="minorHAnsi"/>
                <w:b w:val="0"/>
                <w:sz w:val="22"/>
                <w:szCs w:val="22"/>
              </w:rPr>
              <w:t xml:space="preserve"> for the data collection software.</w:t>
            </w:r>
          </w:p>
        </w:tc>
        <w:tc>
          <w:tcPr>
            <w:tcW w:w="4788" w:type="dxa"/>
          </w:tcPr>
          <w:p w14:paraId="4D0FE37B"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11B9932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CE546EB" w14:textId="77777777" w:rsidR="00F41728" w:rsidRPr="00F41728" w:rsidRDefault="00F41728" w:rsidP="00F41728">
            <w:pPr>
              <w:rPr>
                <w:rFonts w:asciiTheme="minorHAnsi" w:hAnsiTheme="minorHAnsi"/>
                <w:b w:val="0"/>
                <w:bCs w:val="0"/>
                <w:sz w:val="22"/>
                <w:szCs w:val="22"/>
              </w:rPr>
            </w:pPr>
          </w:p>
        </w:tc>
        <w:tc>
          <w:tcPr>
            <w:tcW w:w="4788" w:type="dxa"/>
          </w:tcPr>
          <w:p w14:paraId="62DEA054" w14:textId="21147256"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set-up software appears in a wind</w:t>
            </w:r>
            <w:r w:rsidR="00571873">
              <w:rPr>
                <w:rFonts w:asciiTheme="minorHAnsi" w:hAnsiTheme="minorHAnsi"/>
                <w:sz w:val="22"/>
                <w:szCs w:val="22"/>
              </w:rPr>
              <w:t>ow on the screen.  The software requests the user to input a directory to install the software.</w:t>
            </w:r>
          </w:p>
        </w:tc>
      </w:tr>
      <w:tr w:rsidR="00571873" w:rsidRPr="00AD2C1D" w14:paraId="190838C2"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73D599DC" w14:textId="7C755575" w:rsidR="00571873" w:rsidRPr="007A50E9" w:rsidRDefault="00571873">
            <w:pPr>
              <w:rPr>
                <w:rFonts w:asciiTheme="minorHAnsi" w:hAnsiTheme="minorHAnsi"/>
                <w:b w:val="0"/>
                <w:sz w:val="22"/>
                <w:szCs w:val="22"/>
              </w:rPr>
            </w:pPr>
            <w:r w:rsidRPr="00571873">
              <w:rPr>
                <w:rFonts w:asciiTheme="minorHAnsi" w:hAnsiTheme="minorHAnsi"/>
                <w:sz w:val="22"/>
                <w:szCs w:val="22"/>
              </w:rPr>
              <w:t>3. The user inputs a directory to install the software to.</w:t>
            </w:r>
          </w:p>
        </w:tc>
        <w:tc>
          <w:tcPr>
            <w:tcW w:w="4788" w:type="dxa"/>
          </w:tcPr>
          <w:p w14:paraId="647C8BB3" w14:textId="77777777" w:rsidR="00571873" w:rsidRPr="00571873"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571873" w:rsidRPr="00AD2C1D" w14:paraId="3D98D18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BEA74E5" w14:textId="77777777" w:rsidR="00571873" w:rsidRPr="00571873" w:rsidRDefault="00571873" w:rsidP="00571873">
            <w:pPr>
              <w:rPr>
                <w:rFonts w:asciiTheme="minorHAnsi" w:hAnsiTheme="minorHAnsi"/>
                <w:b w:val="0"/>
                <w:bCs w:val="0"/>
                <w:sz w:val="22"/>
                <w:szCs w:val="22"/>
              </w:rPr>
            </w:pPr>
          </w:p>
        </w:tc>
        <w:tc>
          <w:tcPr>
            <w:tcW w:w="4788" w:type="dxa"/>
          </w:tcPr>
          <w:p w14:paraId="7C93650E" w14:textId="786A6F05" w:rsidR="00571873" w:rsidRPr="007A50E9"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 The software installs the software to the directory.</w:t>
            </w:r>
          </w:p>
        </w:tc>
      </w:tr>
    </w:tbl>
    <w:p w14:paraId="327AD226" w14:textId="77777777" w:rsidR="00F41728" w:rsidRDefault="00F41728" w:rsidP="007A50E9"/>
    <w:tbl>
      <w:tblPr>
        <w:tblStyle w:val="GridTable4Accent1"/>
        <w:tblW w:w="0" w:type="auto"/>
        <w:tblLook w:val="04A0" w:firstRow="1" w:lastRow="0" w:firstColumn="1" w:lastColumn="0" w:noHBand="0" w:noVBand="1"/>
      </w:tblPr>
      <w:tblGrid>
        <w:gridCol w:w="2358"/>
        <w:gridCol w:w="2430"/>
        <w:gridCol w:w="4788"/>
      </w:tblGrid>
      <w:tr w:rsidR="00F41728" w:rsidRPr="00AD2C1D" w14:paraId="127ACBA0"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90A784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61B5B201" w14:textId="12694CCA" w:rsidR="00F41728" w:rsidRPr="00AD2C1D" w:rsidRDefault="00F41728" w:rsidP="001C7416">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571873">
              <w:rPr>
                <w:rFonts w:asciiTheme="minorHAnsi" w:hAnsiTheme="minorHAnsi"/>
                <w:sz w:val="22"/>
                <w:szCs w:val="22"/>
              </w:rPr>
              <w:t>7</w:t>
            </w:r>
          </w:p>
        </w:tc>
      </w:tr>
      <w:tr w:rsidR="00F41728" w:rsidRPr="00AD2C1D" w14:paraId="7F5AE90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E264E3"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07450EF1" w14:textId="11C598FC"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Uninstalled Data Collection Software</w:t>
            </w:r>
          </w:p>
        </w:tc>
      </w:tr>
      <w:tr w:rsidR="00F41728" w:rsidRPr="00AD2C1D" w14:paraId="6F458C1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DAB65B9"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136A477F"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41728" w:rsidRPr="00AD2C1D" w14:paraId="13E0435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1BDD4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7A04593C" w14:textId="5EE3FFC4" w:rsidR="00F41728" w:rsidRPr="00AD2C1D"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Uninstall data collection software on the system.</w:t>
            </w:r>
          </w:p>
        </w:tc>
      </w:tr>
      <w:tr w:rsidR="00F41728" w:rsidRPr="00AD2C1D" w14:paraId="0EA63402"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D8433DA"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73C60477" w14:textId="57D5CD7B" w:rsidR="00F41728" w:rsidRPr="00AD2C1D"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to be able to remove the data collection software from the system.</w:t>
            </w:r>
          </w:p>
        </w:tc>
      </w:tr>
      <w:tr w:rsidR="00F41728" w:rsidRPr="00AD2C1D" w14:paraId="024D32A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25DE10"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5CC4BB2A"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41728" w:rsidRPr="00AD2C1D" w14:paraId="179D11D3"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69D9FFD"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480F8CE5" w14:textId="4038C0C6" w:rsidR="00F41728" w:rsidRPr="00AD2C1D"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tc>
      </w:tr>
      <w:tr w:rsidR="00F41728" w:rsidRPr="00AD2C1D" w14:paraId="0041BC0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C17CF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0B290B2D" w14:textId="77777777" w:rsidR="00F41728"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571873">
              <w:rPr>
                <w:rFonts w:asciiTheme="minorHAnsi" w:hAnsiTheme="minorHAnsi"/>
                <w:sz w:val="22"/>
                <w:szCs w:val="22"/>
              </w:rPr>
              <w:t>The data collection software has been removed from the system.</w:t>
            </w:r>
          </w:p>
          <w:p w14:paraId="3CE38A69" w14:textId="1BC80464" w:rsidR="00852A32" w:rsidRPr="00852A32"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 xml:space="preserve"> The data collection software remains on the system.</w:t>
            </w:r>
          </w:p>
        </w:tc>
      </w:tr>
      <w:tr w:rsidR="00F41728" w:rsidRPr="00AD2C1D" w14:paraId="022163D6"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4D7493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Course of Events</w:t>
            </w:r>
          </w:p>
        </w:tc>
      </w:tr>
      <w:tr w:rsidR="00F41728" w:rsidRPr="00AD2C1D" w14:paraId="4F40622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5FFACEE"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C9A1C66"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41728" w:rsidRPr="00AD2C1D" w14:paraId="326D3256"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740237A0" w14:textId="295023C3" w:rsidR="00F41728" w:rsidRPr="00AD2C1D" w:rsidRDefault="00F41728">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sidR="00571873">
              <w:rPr>
                <w:rFonts w:asciiTheme="minorHAnsi" w:hAnsiTheme="minorHAnsi"/>
                <w:b w:val="0"/>
                <w:sz w:val="22"/>
                <w:szCs w:val="22"/>
              </w:rPr>
              <w:t>The user runs the uninstaller software in the data collection directory.</w:t>
            </w:r>
          </w:p>
        </w:tc>
        <w:tc>
          <w:tcPr>
            <w:tcW w:w="4788" w:type="dxa"/>
          </w:tcPr>
          <w:p w14:paraId="141CDD94"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389B54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230D03B" w14:textId="77777777" w:rsidR="00F41728" w:rsidRPr="00AD2C1D" w:rsidRDefault="00F41728" w:rsidP="001C7416">
            <w:pPr>
              <w:rPr>
                <w:rFonts w:asciiTheme="minorHAnsi" w:hAnsiTheme="minorHAnsi"/>
                <w:b w:val="0"/>
                <w:bCs w:val="0"/>
                <w:sz w:val="22"/>
                <w:szCs w:val="22"/>
              </w:rPr>
            </w:pPr>
          </w:p>
        </w:tc>
        <w:tc>
          <w:tcPr>
            <w:tcW w:w="4788" w:type="dxa"/>
          </w:tcPr>
          <w:p w14:paraId="45B129BF" w14:textId="0278B7B3" w:rsidR="00F41728" w:rsidRPr="00AD2C1D" w:rsidRDefault="00571873"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confirms that the user wishes to uninstall the data collection software.</w:t>
            </w:r>
          </w:p>
        </w:tc>
      </w:tr>
      <w:tr w:rsidR="00571873" w:rsidRPr="00AD2C1D" w14:paraId="7C2395D9"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AF80257" w14:textId="27C09F15" w:rsidR="00571873" w:rsidRPr="007A50E9" w:rsidRDefault="00571873">
            <w:pPr>
              <w:rPr>
                <w:rFonts w:asciiTheme="minorHAnsi" w:hAnsiTheme="minorHAnsi"/>
                <w:b w:val="0"/>
                <w:sz w:val="22"/>
                <w:szCs w:val="22"/>
              </w:rPr>
            </w:pPr>
            <w:r w:rsidRPr="00571873">
              <w:rPr>
                <w:rFonts w:asciiTheme="minorHAnsi" w:hAnsiTheme="minorHAnsi"/>
                <w:sz w:val="22"/>
                <w:szCs w:val="22"/>
              </w:rPr>
              <w:t>3.</w:t>
            </w:r>
            <w:r>
              <w:rPr>
                <w:rFonts w:asciiTheme="minorHAnsi" w:hAnsiTheme="minorHAnsi"/>
                <w:sz w:val="22"/>
                <w:szCs w:val="22"/>
              </w:rPr>
              <w:t xml:space="preserve"> </w:t>
            </w:r>
            <w:r>
              <w:rPr>
                <w:rFonts w:asciiTheme="minorHAnsi" w:hAnsiTheme="minorHAnsi"/>
                <w:b w:val="0"/>
                <w:sz w:val="22"/>
                <w:szCs w:val="22"/>
              </w:rPr>
              <w:t>The user selects the confirm option on the uninstall window.</w:t>
            </w:r>
          </w:p>
        </w:tc>
        <w:tc>
          <w:tcPr>
            <w:tcW w:w="4788" w:type="dxa"/>
          </w:tcPr>
          <w:p w14:paraId="677E8790" w14:textId="77777777" w:rsidR="00571873"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571873" w:rsidRPr="00AD2C1D" w14:paraId="1FFA523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F4E6EB7" w14:textId="77777777" w:rsidR="00571873" w:rsidRPr="00571873" w:rsidRDefault="00571873" w:rsidP="00571873">
            <w:pPr>
              <w:rPr>
                <w:rFonts w:asciiTheme="minorHAnsi" w:hAnsiTheme="minorHAnsi"/>
                <w:b w:val="0"/>
                <w:bCs w:val="0"/>
                <w:sz w:val="22"/>
                <w:szCs w:val="22"/>
              </w:rPr>
            </w:pPr>
          </w:p>
        </w:tc>
        <w:tc>
          <w:tcPr>
            <w:tcW w:w="4788" w:type="dxa"/>
          </w:tcPr>
          <w:p w14:paraId="3EFA361A" w14:textId="582AEC30" w:rsidR="00571873" w:rsidRPr="007A50E9"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w:t>
            </w:r>
            <w:r>
              <w:rPr>
                <w:rFonts w:asciiTheme="minorHAnsi" w:hAnsiTheme="minorHAnsi"/>
                <w:sz w:val="22"/>
                <w:szCs w:val="22"/>
              </w:rPr>
              <w:t xml:space="preserve"> The software is uninstalled from the host system.</w:t>
            </w:r>
          </w:p>
        </w:tc>
      </w:tr>
    </w:tbl>
    <w:p w14:paraId="59B6132D" w14:textId="77777777" w:rsidR="00F41728" w:rsidRDefault="00F41728" w:rsidP="007A50E9"/>
    <w:tbl>
      <w:tblPr>
        <w:tblStyle w:val="GridTable4Accent1"/>
        <w:tblW w:w="0" w:type="auto"/>
        <w:tblLook w:val="04A0" w:firstRow="1" w:lastRow="0" w:firstColumn="1" w:lastColumn="0" w:noHBand="0" w:noVBand="1"/>
      </w:tblPr>
      <w:tblGrid>
        <w:gridCol w:w="2358"/>
        <w:gridCol w:w="7218"/>
      </w:tblGrid>
      <w:tr w:rsidR="00F13E69" w:rsidRPr="00AD2C1D" w14:paraId="1A94DD60"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DD5947F"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lastRenderedPageBreak/>
              <w:t>Use Case ID</w:t>
            </w:r>
          </w:p>
        </w:tc>
        <w:tc>
          <w:tcPr>
            <w:tcW w:w="7218" w:type="dxa"/>
          </w:tcPr>
          <w:p w14:paraId="05AEB650" w14:textId="1FBC4DFA"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Pr>
                <w:rFonts w:asciiTheme="minorHAnsi" w:hAnsiTheme="minorHAnsi"/>
                <w:sz w:val="22"/>
                <w:szCs w:val="22"/>
              </w:rPr>
              <w:t>8</w:t>
            </w:r>
          </w:p>
        </w:tc>
      </w:tr>
      <w:tr w:rsidR="00F13E69" w:rsidRPr="00AD2C1D" w14:paraId="5D351C71"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FD7C32"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26927F94" w14:textId="38B68D11"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Login</w:t>
            </w:r>
            <w:r w:rsidR="00A44250">
              <w:rPr>
                <w:rFonts w:asciiTheme="minorHAnsi" w:hAnsiTheme="minorHAnsi"/>
                <w:sz w:val="22"/>
                <w:szCs w:val="22"/>
              </w:rPr>
              <w:t xml:space="preserve"> Data Collection Software</w:t>
            </w:r>
          </w:p>
        </w:tc>
      </w:tr>
      <w:tr w:rsidR="00F13E69" w:rsidRPr="00AD2C1D" w14:paraId="23E9F2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991066C"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2BB0423D"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13E69" w:rsidRPr="00AD2C1D" w14:paraId="40D74431"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017380"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0FB8D530" w14:textId="207A8CBC"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Procedure for logging into the </w:t>
            </w:r>
            <w:r w:rsidR="00A44250">
              <w:rPr>
                <w:rFonts w:asciiTheme="minorHAnsi" w:hAnsiTheme="minorHAnsi"/>
                <w:sz w:val="22"/>
                <w:szCs w:val="22"/>
              </w:rPr>
              <w:t>data collection software.</w:t>
            </w:r>
          </w:p>
        </w:tc>
      </w:tr>
      <w:tr w:rsidR="00F13E69" w:rsidRPr="00AD2C1D" w14:paraId="15033483"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1D5FD6A8"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00BAB01F" w14:textId="7C91CB33"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to</w:t>
            </w:r>
            <w:r w:rsidR="00A44250">
              <w:rPr>
                <w:rFonts w:asciiTheme="minorHAnsi" w:hAnsiTheme="minorHAnsi"/>
                <w:sz w:val="22"/>
                <w:szCs w:val="22"/>
              </w:rPr>
              <w:t xml:space="preserve"> be able to login to the data collection software in order for the software to know who is uploading data to the database.  </w:t>
            </w:r>
          </w:p>
        </w:tc>
      </w:tr>
      <w:tr w:rsidR="00F13E69" w:rsidRPr="00AD2C1D" w14:paraId="2714F4BB"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7022F41"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69DB8F4A"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13E69" w:rsidRPr="00AD2C1D" w14:paraId="35A4543E"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9FD8485"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04AE24AC" w14:textId="77777777"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A6D4259"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3DD1D34F" w14:textId="1C9714D2" w:rsidR="00A44250" w:rsidRPr="00AD2C1D"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tc>
      </w:tr>
      <w:tr w:rsidR="00F13E69" w:rsidRPr="00AD2C1D" w14:paraId="5466F873"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C40A07E" w14:textId="46F16DBB" w:rsidR="00F13E69" w:rsidRPr="00AD2C1D" w:rsidRDefault="00F13E69" w:rsidP="008C45F7">
            <w:pPr>
              <w:rPr>
                <w:rFonts w:asciiTheme="minorHAnsi" w:hAnsiTheme="minorHAnsi"/>
                <w:sz w:val="22"/>
                <w:szCs w:val="22"/>
              </w:rPr>
            </w:pPr>
            <w:r w:rsidRPr="00AD2C1D">
              <w:rPr>
                <w:rFonts w:asciiTheme="minorHAnsi" w:hAnsiTheme="minorHAnsi"/>
                <w:sz w:val="22"/>
                <w:szCs w:val="22"/>
              </w:rPr>
              <w:t>Post-conditions</w:t>
            </w:r>
          </w:p>
        </w:tc>
        <w:tc>
          <w:tcPr>
            <w:tcW w:w="7218" w:type="dxa"/>
          </w:tcPr>
          <w:p w14:paraId="23AB7463" w14:textId="77777777" w:rsidR="00A44250"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13E69">
              <w:rPr>
                <w:rFonts w:asciiTheme="minorHAnsi" w:hAnsiTheme="minorHAnsi"/>
                <w:sz w:val="22"/>
                <w:szCs w:val="22"/>
              </w:rPr>
              <w:t xml:space="preserve">The data collection </w:t>
            </w:r>
            <w:r w:rsidR="00A44250">
              <w:rPr>
                <w:rFonts w:asciiTheme="minorHAnsi" w:hAnsiTheme="minorHAnsi"/>
                <w:sz w:val="22"/>
                <w:szCs w:val="22"/>
              </w:rPr>
              <w:t>software is ready to upload data to the database.</w:t>
            </w:r>
          </w:p>
          <w:p w14:paraId="5659F709" w14:textId="2F151E70"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is prompted again to enter their username and password.  The user will not be allowed to upload data until their credentials are validated.</w:t>
            </w:r>
          </w:p>
        </w:tc>
      </w:tr>
      <w:tr w:rsidR="00F13E69" w:rsidRPr="00AD2C1D" w14:paraId="3D4941C5"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0D562800" w14:textId="3124403D" w:rsidR="00F13E69" w:rsidRPr="00AD2C1D" w:rsidRDefault="00F13E69" w:rsidP="008C45F7">
            <w:pPr>
              <w:rPr>
                <w:rFonts w:asciiTheme="minorHAnsi" w:hAnsiTheme="minorHAnsi"/>
                <w:sz w:val="22"/>
                <w:szCs w:val="22"/>
              </w:rPr>
            </w:pPr>
            <w:r w:rsidRPr="00AD2C1D">
              <w:rPr>
                <w:rFonts w:asciiTheme="minorHAnsi" w:hAnsiTheme="minorHAnsi"/>
                <w:sz w:val="22"/>
                <w:szCs w:val="22"/>
              </w:rPr>
              <w:t>Course of Events</w:t>
            </w:r>
          </w:p>
        </w:tc>
      </w:tr>
      <w:tr w:rsidR="00F13E69" w:rsidRPr="00AD2C1D" w14:paraId="11AB0605"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6CFE21"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765E107A"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13E69" w:rsidRPr="00AD2C1D" w14:paraId="297E0423"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9129E4B" w14:textId="6425AC87" w:rsidR="00F13E69" w:rsidRPr="00AD2C1D" w:rsidRDefault="00F13E69">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sidR="00A44250">
              <w:rPr>
                <w:rFonts w:asciiTheme="minorHAnsi" w:hAnsiTheme="minorHAnsi"/>
                <w:b w:val="0"/>
                <w:sz w:val="22"/>
                <w:szCs w:val="22"/>
              </w:rPr>
              <w:t>User selects data to upload and submits the data to upload.</w:t>
            </w:r>
          </w:p>
        </w:tc>
        <w:tc>
          <w:tcPr>
            <w:tcW w:w="7218" w:type="dxa"/>
          </w:tcPr>
          <w:p w14:paraId="0A4F911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13E69" w:rsidRPr="00AD2C1D" w14:paraId="2E0DE72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7171F4" w14:textId="7E8FABA5" w:rsidR="00F13E69" w:rsidRPr="00AD2C1D" w:rsidRDefault="00F13E69" w:rsidP="008C45F7">
            <w:pPr>
              <w:rPr>
                <w:rFonts w:asciiTheme="minorHAnsi" w:hAnsiTheme="minorHAnsi"/>
                <w:b w:val="0"/>
                <w:bCs w:val="0"/>
                <w:sz w:val="22"/>
                <w:szCs w:val="22"/>
              </w:rPr>
            </w:pPr>
          </w:p>
        </w:tc>
        <w:tc>
          <w:tcPr>
            <w:tcW w:w="7218" w:type="dxa"/>
          </w:tcPr>
          <w:p w14:paraId="352D832B" w14:textId="77FBFA5B"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2. The software </w:t>
            </w:r>
            <w:r w:rsidR="00672D8B">
              <w:rPr>
                <w:rFonts w:asciiTheme="minorHAnsi" w:hAnsiTheme="minorHAnsi"/>
                <w:sz w:val="22"/>
                <w:szCs w:val="22"/>
              </w:rPr>
              <w:t>issues a moda</w:t>
            </w:r>
            <w:r w:rsidR="00A44250">
              <w:rPr>
                <w:rFonts w:asciiTheme="minorHAnsi" w:hAnsiTheme="minorHAnsi"/>
                <w:sz w:val="22"/>
                <w:szCs w:val="22"/>
              </w:rPr>
              <w:t xml:space="preserve">l dialog prompting the user to </w:t>
            </w:r>
            <w:r w:rsidR="00672D8B">
              <w:rPr>
                <w:rFonts w:asciiTheme="minorHAnsi" w:hAnsiTheme="minorHAnsi"/>
                <w:sz w:val="22"/>
                <w:szCs w:val="22"/>
              </w:rPr>
              <w:t>login to the system.</w:t>
            </w:r>
          </w:p>
        </w:tc>
      </w:tr>
      <w:tr w:rsidR="00F13E69" w:rsidRPr="00AD2C1D" w14:paraId="146894AF"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66AB264" w14:textId="265A4B63" w:rsidR="00F13E69" w:rsidRPr="00BE45FC" w:rsidRDefault="00F13E69">
            <w:pPr>
              <w:rPr>
                <w:rFonts w:asciiTheme="minorHAnsi" w:hAnsiTheme="minorHAnsi"/>
                <w:b w:val="0"/>
                <w:sz w:val="22"/>
                <w:szCs w:val="22"/>
              </w:rPr>
            </w:pPr>
            <w:r w:rsidRPr="00571873">
              <w:rPr>
                <w:rFonts w:asciiTheme="minorHAnsi" w:hAnsiTheme="minorHAnsi"/>
                <w:sz w:val="22"/>
                <w:szCs w:val="22"/>
              </w:rPr>
              <w:t>3.</w:t>
            </w:r>
            <w:r>
              <w:rPr>
                <w:rFonts w:asciiTheme="minorHAnsi" w:hAnsiTheme="minorHAnsi"/>
                <w:sz w:val="22"/>
                <w:szCs w:val="22"/>
              </w:rPr>
              <w:t xml:space="preserve"> </w:t>
            </w:r>
            <w:r>
              <w:rPr>
                <w:rFonts w:asciiTheme="minorHAnsi" w:hAnsiTheme="minorHAnsi"/>
                <w:b w:val="0"/>
                <w:sz w:val="22"/>
                <w:szCs w:val="22"/>
              </w:rPr>
              <w:t xml:space="preserve">The user </w:t>
            </w:r>
            <w:r w:rsidR="00672D8B">
              <w:rPr>
                <w:rFonts w:asciiTheme="minorHAnsi" w:hAnsiTheme="minorHAnsi"/>
                <w:b w:val="0"/>
                <w:sz w:val="22"/>
                <w:szCs w:val="22"/>
              </w:rPr>
              <w:t>enters their username and password into the corresponding fields on the modal dialog.</w:t>
            </w:r>
          </w:p>
        </w:tc>
        <w:tc>
          <w:tcPr>
            <w:tcW w:w="7218" w:type="dxa"/>
          </w:tcPr>
          <w:p w14:paraId="264A88A3" w14:textId="77777777"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13E69" w:rsidRPr="00AD2C1D" w14:paraId="6C974F7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CAB49" w14:textId="77777777" w:rsidR="00F13E69" w:rsidRPr="00571873" w:rsidRDefault="00F13E69" w:rsidP="008C45F7">
            <w:pPr>
              <w:rPr>
                <w:rFonts w:asciiTheme="minorHAnsi" w:hAnsiTheme="minorHAnsi"/>
                <w:b w:val="0"/>
                <w:bCs w:val="0"/>
                <w:sz w:val="22"/>
                <w:szCs w:val="22"/>
              </w:rPr>
            </w:pPr>
          </w:p>
        </w:tc>
        <w:tc>
          <w:tcPr>
            <w:tcW w:w="7218" w:type="dxa"/>
          </w:tcPr>
          <w:p w14:paraId="65E3BB5A" w14:textId="2C3B94E6" w:rsidR="00F13E69" w:rsidRPr="00BE45FC"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w:t>
            </w:r>
            <w:r>
              <w:rPr>
                <w:rFonts w:asciiTheme="minorHAnsi" w:hAnsiTheme="minorHAnsi"/>
                <w:sz w:val="22"/>
                <w:szCs w:val="22"/>
              </w:rPr>
              <w:t xml:space="preserve"> The software </w:t>
            </w:r>
            <w:r w:rsidR="00672D8B">
              <w:rPr>
                <w:rFonts w:asciiTheme="minorHAnsi" w:hAnsiTheme="minorHAnsi"/>
                <w:sz w:val="22"/>
                <w:szCs w:val="22"/>
              </w:rPr>
              <w:t>verifies the user’s credentials and logs the user into the system.</w:t>
            </w:r>
          </w:p>
        </w:tc>
      </w:tr>
    </w:tbl>
    <w:p w14:paraId="3A0D992B" w14:textId="77777777" w:rsidR="00F41728" w:rsidRDefault="00F41728" w:rsidP="007A50E9"/>
    <w:tbl>
      <w:tblPr>
        <w:tblStyle w:val="GridTable4Accent1"/>
        <w:tblW w:w="0" w:type="auto"/>
        <w:tblLook w:val="04A0" w:firstRow="1" w:lastRow="0" w:firstColumn="1" w:lastColumn="0" w:noHBand="0" w:noVBand="1"/>
      </w:tblPr>
      <w:tblGrid>
        <w:gridCol w:w="2358"/>
        <w:gridCol w:w="7218"/>
      </w:tblGrid>
      <w:tr w:rsidR="007B173B" w:rsidRPr="00AD2C1D" w14:paraId="1E32B827"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F4220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Use Case ID</w:t>
            </w:r>
          </w:p>
        </w:tc>
        <w:tc>
          <w:tcPr>
            <w:tcW w:w="7218" w:type="dxa"/>
          </w:tcPr>
          <w:p w14:paraId="01C92F92" w14:textId="5E67E6B6"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Pr>
                <w:rFonts w:asciiTheme="minorHAnsi" w:hAnsiTheme="minorHAnsi"/>
                <w:sz w:val="22"/>
                <w:szCs w:val="22"/>
              </w:rPr>
              <w:t>9</w:t>
            </w:r>
          </w:p>
        </w:tc>
      </w:tr>
      <w:tr w:rsidR="007B173B" w:rsidRPr="00AD2C1D" w14:paraId="2175A67E"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CF67EB"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21D2723F" w14:textId="6D6DE3B6"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Logout Data Collection Software</w:t>
            </w:r>
          </w:p>
        </w:tc>
      </w:tr>
      <w:tr w:rsidR="007B173B" w:rsidRPr="00AD2C1D" w14:paraId="2D558CB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80EDD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22302DB0"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7B173B" w:rsidRPr="00AD2C1D" w14:paraId="5664311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03D87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1C9334FB" w14:textId="5C757F1A"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Procedure for logging out of the data collection software.</w:t>
            </w:r>
          </w:p>
        </w:tc>
      </w:tr>
      <w:tr w:rsidR="007B173B" w:rsidRPr="00AD2C1D" w14:paraId="0442412C"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CBB0F46"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0F45CFD1" w14:textId="0589FC70"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From a security stand point the user shall have the ability to log them out of the data collection tool so data to prevent unauthorized data entry if a computer is shared with another user.</w:t>
            </w:r>
          </w:p>
        </w:tc>
      </w:tr>
      <w:tr w:rsidR="007B173B" w:rsidRPr="00AD2C1D" w14:paraId="7A4E757B"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CCAE9F5"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0F7E45F5"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7B173B" w:rsidRPr="00AD2C1D" w14:paraId="49F051C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2EFDF9B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60613858"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CBB6C87"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19A60099"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p w14:paraId="0D3F2162" w14:textId="1071B1FF"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is currently logged into the system.</w:t>
            </w:r>
          </w:p>
        </w:tc>
      </w:tr>
      <w:tr w:rsidR="007B173B" w:rsidRPr="00AD2C1D" w14:paraId="2EBA1B8D"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37DA9A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Post-conditions</w:t>
            </w:r>
          </w:p>
        </w:tc>
        <w:tc>
          <w:tcPr>
            <w:tcW w:w="7218" w:type="dxa"/>
          </w:tcPr>
          <w:p w14:paraId="26E1BF76" w14:textId="006B9CF8"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Pr>
                <w:rFonts w:asciiTheme="minorHAnsi" w:hAnsiTheme="minorHAnsi"/>
                <w:sz w:val="22"/>
                <w:szCs w:val="22"/>
              </w:rPr>
              <w:t>The user can no longer upload data.</w:t>
            </w:r>
          </w:p>
          <w:p w14:paraId="3D7AE543" w14:textId="5D8E8EED"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remains logged into the system.</w:t>
            </w:r>
          </w:p>
        </w:tc>
      </w:tr>
      <w:tr w:rsidR="007B173B" w:rsidRPr="00AD2C1D" w14:paraId="38454C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34BFAC6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Course of Events</w:t>
            </w:r>
          </w:p>
        </w:tc>
      </w:tr>
      <w:tr w:rsidR="007B173B" w:rsidRPr="00AD2C1D" w14:paraId="64678FA3"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C36BC"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64EC9D9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7B173B" w:rsidRPr="00AD2C1D" w14:paraId="58C7333E"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73FE46DD" w14:textId="246B1C5B" w:rsidR="007B173B" w:rsidRPr="00AD2C1D" w:rsidRDefault="007B173B">
            <w:pPr>
              <w:rPr>
                <w:rFonts w:asciiTheme="minorHAnsi" w:hAnsiTheme="minorHAnsi"/>
                <w:b w:val="0"/>
                <w:sz w:val="22"/>
                <w:szCs w:val="22"/>
              </w:rPr>
            </w:pPr>
            <w:r w:rsidRPr="00AD2C1D">
              <w:rPr>
                <w:rFonts w:asciiTheme="minorHAnsi" w:hAnsiTheme="minorHAnsi"/>
                <w:b w:val="0"/>
                <w:bCs w:val="0"/>
                <w:sz w:val="22"/>
                <w:szCs w:val="22"/>
              </w:rPr>
              <w:lastRenderedPageBreak/>
              <w:t>1.</w:t>
            </w:r>
            <w:r w:rsidRPr="00AD2C1D">
              <w:rPr>
                <w:rFonts w:asciiTheme="minorHAnsi" w:hAnsiTheme="minorHAnsi"/>
                <w:b w:val="0"/>
                <w:sz w:val="22"/>
                <w:szCs w:val="22"/>
              </w:rPr>
              <w:t xml:space="preserve"> </w:t>
            </w:r>
            <w:r>
              <w:rPr>
                <w:rFonts w:asciiTheme="minorHAnsi" w:hAnsiTheme="minorHAnsi"/>
                <w:b w:val="0"/>
                <w:sz w:val="22"/>
                <w:szCs w:val="22"/>
              </w:rPr>
              <w:t>User selects the logout action.</w:t>
            </w:r>
          </w:p>
        </w:tc>
        <w:tc>
          <w:tcPr>
            <w:tcW w:w="7218" w:type="dxa"/>
          </w:tcPr>
          <w:p w14:paraId="7CF186A4"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7B173B" w:rsidRPr="00AD2C1D" w14:paraId="43BF670F"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05C07D" w14:textId="77777777" w:rsidR="007B173B" w:rsidRPr="00AD2C1D" w:rsidRDefault="007B173B" w:rsidP="008C45F7">
            <w:pPr>
              <w:rPr>
                <w:rFonts w:asciiTheme="minorHAnsi" w:hAnsiTheme="minorHAnsi"/>
                <w:b w:val="0"/>
                <w:bCs w:val="0"/>
                <w:sz w:val="22"/>
                <w:szCs w:val="22"/>
              </w:rPr>
            </w:pPr>
          </w:p>
        </w:tc>
        <w:tc>
          <w:tcPr>
            <w:tcW w:w="7218" w:type="dxa"/>
          </w:tcPr>
          <w:p w14:paraId="10B67BFE" w14:textId="18A35F59"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deletes the user’s login credentials from the application session.</w:t>
            </w:r>
          </w:p>
        </w:tc>
      </w:tr>
    </w:tbl>
    <w:p w14:paraId="12508A21" w14:textId="77777777" w:rsidR="00B55E73" w:rsidRDefault="00B55E73" w:rsidP="007A50E9"/>
    <w:tbl>
      <w:tblPr>
        <w:tblStyle w:val="GridTable4Accent1"/>
        <w:tblW w:w="0" w:type="auto"/>
        <w:tblLook w:val="04A0" w:firstRow="1" w:lastRow="0" w:firstColumn="1" w:lastColumn="0" w:noHBand="0" w:noVBand="1"/>
      </w:tblPr>
      <w:tblGrid>
        <w:gridCol w:w="2358"/>
        <w:gridCol w:w="7218"/>
      </w:tblGrid>
      <w:tr w:rsidR="00B55E73" w:rsidRPr="00AD2C1D" w14:paraId="1B05A73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CFD075"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Use Case ID</w:t>
            </w:r>
          </w:p>
        </w:tc>
        <w:tc>
          <w:tcPr>
            <w:tcW w:w="7218" w:type="dxa"/>
          </w:tcPr>
          <w:p w14:paraId="5D7CE262" w14:textId="15F740FF"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UC_010</w:t>
            </w:r>
          </w:p>
        </w:tc>
      </w:tr>
      <w:tr w:rsidR="00B55E73" w:rsidRPr="00AD2C1D" w14:paraId="6C045E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2EBB142"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66FBFC21" w14:textId="27CC60DA"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Verify Login Credentials</w:t>
            </w:r>
          </w:p>
        </w:tc>
      </w:tr>
      <w:tr w:rsidR="00B55E73" w:rsidRPr="00AD2C1D" w14:paraId="63F135F3"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7EBB4566"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71625203"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B55E73" w:rsidRPr="00AD2C1D" w14:paraId="75A6BC15"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7AF84AB"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63816258" w14:textId="20959EEC"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Procedure for verifying the login credentials of a user.</w:t>
            </w:r>
          </w:p>
        </w:tc>
      </w:tr>
      <w:tr w:rsidR="00B55E73" w:rsidRPr="00AD2C1D" w14:paraId="36A0681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88A63F9"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102A0221" w14:textId="7E6DB93A"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username and password entered by the user must be validated prior to granting the user a successful login into the system to upload data.</w:t>
            </w:r>
          </w:p>
        </w:tc>
      </w:tr>
      <w:tr w:rsidR="00B55E73" w:rsidRPr="00AD2C1D" w14:paraId="7041183D"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2C5BB08"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36A4EDBC"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B55E73" w:rsidRPr="00AD2C1D" w14:paraId="6E772330"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C4BDF4A"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55C1C890"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6381C60"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2B26116C" w14:textId="74F7543F"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tc>
      </w:tr>
      <w:tr w:rsidR="00B55E73" w:rsidRPr="00AD2C1D" w14:paraId="3084CBE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DE929"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Post-conditions</w:t>
            </w:r>
          </w:p>
        </w:tc>
        <w:tc>
          <w:tcPr>
            <w:tcW w:w="7218" w:type="dxa"/>
          </w:tcPr>
          <w:p w14:paraId="399D4D5F" w14:textId="6C7843D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Pr>
                <w:rFonts w:asciiTheme="minorHAnsi" w:hAnsiTheme="minorHAnsi"/>
                <w:sz w:val="22"/>
                <w:szCs w:val="22"/>
              </w:rPr>
              <w:t>The user has been logged into the system.</w:t>
            </w:r>
          </w:p>
          <w:p w14:paraId="574FEEB0" w14:textId="2B1498E1"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remains logged out of the system and an error message is present to the user informing that there was an invalid username or password entered.</w:t>
            </w:r>
          </w:p>
        </w:tc>
      </w:tr>
      <w:tr w:rsidR="00B55E73" w:rsidRPr="00AD2C1D" w14:paraId="7566981E"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718E2677"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Course of Events</w:t>
            </w:r>
          </w:p>
        </w:tc>
      </w:tr>
      <w:tr w:rsidR="00B55E73" w:rsidRPr="00AD2C1D" w14:paraId="4759B619"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69E85"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595C5C9C"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B55E73" w:rsidRPr="00AD2C1D" w14:paraId="54FDFE5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7ABA65C" w14:textId="10F4FA32" w:rsidR="00B55E73" w:rsidRPr="00AD2C1D" w:rsidRDefault="00B55E73">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Pr>
                <w:rFonts w:asciiTheme="minorHAnsi" w:hAnsiTheme="minorHAnsi"/>
                <w:b w:val="0"/>
                <w:sz w:val="22"/>
                <w:szCs w:val="22"/>
              </w:rPr>
              <w:t>User enters username and password into the login modal dialog.</w:t>
            </w:r>
          </w:p>
        </w:tc>
        <w:tc>
          <w:tcPr>
            <w:tcW w:w="7218" w:type="dxa"/>
          </w:tcPr>
          <w:p w14:paraId="6F1A09FC"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B55E73" w:rsidRPr="00AD2C1D" w14:paraId="61C9DB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12F166" w14:textId="77777777" w:rsidR="00B55E73" w:rsidRPr="00AD2C1D" w:rsidRDefault="00B55E73" w:rsidP="008C45F7">
            <w:pPr>
              <w:rPr>
                <w:rFonts w:asciiTheme="minorHAnsi" w:hAnsiTheme="minorHAnsi"/>
                <w:b w:val="0"/>
                <w:bCs w:val="0"/>
                <w:sz w:val="22"/>
                <w:szCs w:val="22"/>
              </w:rPr>
            </w:pPr>
          </w:p>
        </w:tc>
        <w:tc>
          <w:tcPr>
            <w:tcW w:w="7218" w:type="dxa"/>
          </w:tcPr>
          <w:p w14:paraId="04C3ACD3" w14:textId="6E583AB4"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queries the account table in database to authenticate the user.</w:t>
            </w:r>
          </w:p>
        </w:tc>
      </w:tr>
    </w:tbl>
    <w:p w14:paraId="43FBC187" w14:textId="77777777"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 w:author="Glen Riden" w:date="2015-09-27T19:41:00Z" w:initials="GR">
    <w:p w14:paraId="7644CB35" w14:textId="50E60373" w:rsidR="006E0B9D" w:rsidRDefault="006E0B9D">
      <w:pPr>
        <w:pStyle w:val="CommentText"/>
      </w:pPr>
      <w:r>
        <w:rPr>
          <w:rStyle w:val="CommentReference"/>
        </w:rPr>
        <w:annotationRef/>
      </w:r>
      <w:r>
        <w:t>Should I delete this?  Not really necessary but maybe looks good.</w:t>
      </w:r>
    </w:p>
  </w:comment>
  <w:comment w:id="84" w:author="Glen Riden" w:date="2015-09-27T19:37:00Z" w:initials="GR">
    <w:p w14:paraId="6243A95E" w14:textId="31ECB9E6" w:rsidR="006E0B9D" w:rsidRDefault="006E0B9D">
      <w:pPr>
        <w:pStyle w:val="CommentText"/>
      </w:pPr>
      <w:r>
        <w:rPr>
          <w:rStyle w:val="CommentReference"/>
        </w:rPr>
        <w:annotationRef/>
      </w:r>
      <w:r>
        <w:t xml:space="preserve">I included this but if we remove this requirement, we should remove this use case.  I can add the </w:t>
      </w:r>
      <w:proofErr w:type="spellStart"/>
      <w:r>
        <w:t>req’t</w:t>
      </w:r>
      <w:proofErr w:type="spellEnd"/>
      <w:r>
        <w:t xml:space="preserve"> back if we think it should be a </w:t>
      </w:r>
      <w:proofErr w:type="spellStart"/>
      <w:r>
        <w:t>req’t</w:t>
      </w:r>
      <w:proofErr w:type="spellEnd"/>
      <w:r>
        <w:t>.</w:t>
      </w:r>
    </w:p>
  </w:comment>
  <w:comment w:id="85" w:author="Glen Riden" w:date="2015-09-27T19:40:00Z" w:initials="GR">
    <w:p w14:paraId="5407EDD3" w14:textId="71595249" w:rsidR="006E0B9D" w:rsidRDefault="006E0B9D">
      <w:pPr>
        <w:pStyle w:val="CommentText"/>
      </w:pPr>
      <w:r>
        <w:rPr>
          <w:rStyle w:val="CommentReference"/>
        </w:rPr>
        <w:annotationRef/>
      </w:r>
      <w:r>
        <w:t>Should this be included as a separate use case from UC_001 and UC_002?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CE6F02" w14:textId="77777777" w:rsidR="00895C53" w:rsidRDefault="00895C53" w:rsidP="0095396F">
      <w:pPr>
        <w:spacing w:after="0" w:line="240" w:lineRule="auto"/>
      </w:pPr>
      <w:r>
        <w:separator/>
      </w:r>
    </w:p>
  </w:endnote>
  <w:endnote w:type="continuationSeparator" w:id="0">
    <w:p w14:paraId="2235F794" w14:textId="77777777" w:rsidR="00895C53" w:rsidRDefault="00895C53"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C1EA4" w14:textId="77777777" w:rsidR="006E0B9D" w:rsidRDefault="006E0B9D" w:rsidP="00456C08">
    <w:pPr>
      <w:tabs>
        <w:tab w:val="left" w:pos="720"/>
        <w:tab w:val="left" w:pos="1440"/>
        <w:tab w:val="left" w:pos="2160"/>
        <w:tab w:val="left" w:pos="2880"/>
        <w:tab w:val="left" w:pos="3600"/>
      </w:tabs>
      <w:jc w:val="both"/>
      <w:rPr>
        <w:snapToGrid w:val="0"/>
      </w:rPr>
    </w:pPr>
    <w:r>
      <w:rPr>
        <w:noProof/>
      </w:rPr>
      <mc:AlternateContent>
        <mc:Choice Requires="wps">
          <w:drawing>
            <wp:anchor distT="0" distB="0" distL="114300" distR="114300" simplePos="0" relativeHeight="251657216" behindDoc="0" locked="0" layoutInCell="1" allowOverlap="1" wp14:anchorId="2C5C31D8" wp14:editId="67F0EB28">
              <wp:simplePos x="0" y="0"/>
              <wp:positionH relativeFrom="column">
                <wp:posOffset>-47625</wp:posOffset>
              </wp:positionH>
              <wp:positionV relativeFrom="paragraph">
                <wp:posOffset>231775</wp:posOffset>
              </wp:positionV>
              <wp:extent cx="6038850" cy="0"/>
              <wp:effectExtent l="0" t="0" r="19050" b="190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BAE8F3" id="Line 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mc:Fallback>
      </mc:AlternateContent>
    </w:r>
  </w:p>
  <w:p w14:paraId="0040300E" w14:textId="0DC46FE0"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19" w:author="Jimmy Duggan" w:date="2015-10-19T11:30:00Z">
      <w:r>
        <w:rPr>
          <w:noProof/>
          <w:snapToGrid w:val="0"/>
          <w:sz w:val="16"/>
        </w:rPr>
        <w:t>10/19/2015</w:t>
      </w:r>
    </w:ins>
    <w:del w:id="20" w:author="Jimmy Duggan" w:date="2015-10-17T20:17:00Z">
      <w:r w:rsidDel="008C45F7">
        <w:rPr>
          <w:noProof/>
          <w:snapToGrid w:val="0"/>
          <w:sz w:val="16"/>
        </w:rPr>
        <w:delText>10/12/2015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21" w:author="Jimmy Duggan" w:date="2015-10-19T11:30:00Z">
      <w:r>
        <w:rPr>
          <w:noProof/>
          <w:snapToGrid w:val="0"/>
          <w:sz w:val="16"/>
        </w:rPr>
        <w:t>11:30:57 AM</w:t>
      </w:r>
    </w:ins>
    <w:del w:id="22" w:author="Jimmy Duggan" w:date="2015-10-17T20:17:00Z">
      <w:r w:rsidDel="008C45F7">
        <w:rPr>
          <w:noProof/>
          <w:snapToGrid w:val="0"/>
          <w:sz w:val="16"/>
        </w:rPr>
        <w:delText>9:05:29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A86E86">
      <w:rPr>
        <w:rStyle w:val="PageNumber"/>
        <w:noProof/>
      </w:rPr>
      <w:t>i</w:t>
    </w:r>
    <w:r w:rsidRPr="0095396F">
      <w:rPr>
        <w:rStyle w:val="PageNumber"/>
        <w:noProof/>
      </w:rPr>
      <w:fldChar w:fldCharType="end"/>
    </w:r>
    <w:r>
      <w:rPr>
        <w:rStyle w:val="PageNumber"/>
      </w:rPr>
      <w:t xml:space="preserve"> </w:t>
    </w:r>
  </w:p>
  <w:p w14:paraId="39803E96" w14:textId="77777777" w:rsidR="006E0B9D" w:rsidRDefault="006E0B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2FBBA" w14:textId="77777777" w:rsidR="006E0B9D" w:rsidRDefault="006E0B9D" w:rsidP="00456C08">
    <w:pPr>
      <w:tabs>
        <w:tab w:val="left" w:pos="720"/>
        <w:tab w:val="left" w:pos="1440"/>
        <w:tab w:val="left" w:pos="2160"/>
        <w:tab w:val="left" w:pos="2880"/>
        <w:tab w:val="left" w:pos="3600"/>
      </w:tabs>
      <w:jc w:val="both"/>
      <w:rPr>
        <w:snapToGrid w:val="0"/>
      </w:rPr>
    </w:pPr>
    <w:r>
      <w:rPr>
        <w:noProof/>
      </w:rPr>
      <mc:AlternateContent>
        <mc:Choice Requires="wps">
          <w:drawing>
            <wp:anchor distT="0" distB="0" distL="114300" distR="114300" simplePos="0" relativeHeight="251655168" behindDoc="0" locked="0" layoutInCell="1" allowOverlap="1" wp14:anchorId="3F1BB761" wp14:editId="2556D16B">
              <wp:simplePos x="0" y="0"/>
              <wp:positionH relativeFrom="column">
                <wp:posOffset>-47625</wp:posOffset>
              </wp:positionH>
              <wp:positionV relativeFrom="paragraph">
                <wp:posOffset>231775</wp:posOffset>
              </wp:positionV>
              <wp:extent cx="6038850" cy="0"/>
              <wp:effectExtent l="0" t="0" r="19050" b="19050"/>
              <wp:wrapNone/>
              <wp:docPr id="2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084F0B" id="Line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mc:Fallback>
      </mc:AlternateContent>
    </w:r>
  </w:p>
  <w:p w14:paraId="252FBD67" w14:textId="6B9A46E9"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23" w:author="Jimmy Duggan" w:date="2015-10-19T11:30:00Z">
      <w:r>
        <w:rPr>
          <w:noProof/>
          <w:snapToGrid w:val="0"/>
          <w:sz w:val="16"/>
        </w:rPr>
        <w:t>10/19/2015</w:t>
      </w:r>
    </w:ins>
    <w:del w:id="24" w:author="Jimmy Duggan" w:date="2015-10-17T20:17:00Z">
      <w:r w:rsidDel="008C45F7">
        <w:rPr>
          <w:noProof/>
          <w:snapToGrid w:val="0"/>
          <w:sz w:val="16"/>
        </w:rPr>
        <w:delText>10/12/2015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25" w:author="Jimmy Duggan" w:date="2015-10-19T11:30:00Z">
      <w:r>
        <w:rPr>
          <w:noProof/>
          <w:snapToGrid w:val="0"/>
          <w:sz w:val="16"/>
        </w:rPr>
        <w:t>11:30:57 AM</w:t>
      </w:r>
    </w:ins>
    <w:del w:id="26" w:author="Jimmy Duggan" w:date="2015-10-17T20:17:00Z">
      <w:r w:rsidDel="008C45F7">
        <w:rPr>
          <w:noProof/>
          <w:snapToGrid w:val="0"/>
          <w:sz w:val="16"/>
        </w:rPr>
        <w:delText>9:05:29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A86E86">
      <w:rPr>
        <w:rStyle w:val="PageNumber"/>
        <w:noProof/>
      </w:rPr>
      <w:t xml:space="preserve"> </w:t>
    </w:r>
    <w:r w:rsidRPr="0095396F">
      <w:rPr>
        <w:rStyle w:val="PageNumber"/>
        <w:noProof/>
      </w:rPr>
      <w:fldChar w:fldCharType="end"/>
    </w:r>
    <w:r>
      <w:rPr>
        <w:rStyle w:val="PageNumber"/>
      </w:rPr>
      <w:t xml:space="preserve"> </w:t>
    </w:r>
  </w:p>
  <w:p w14:paraId="3381E00D" w14:textId="77777777" w:rsidR="006E0B9D" w:rsidRDefault="006E0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8778AE" w14:textId="77777777" w:rsidR="00895C53" w:rsidRDefault="00895C53" w:rsidP="0095396F">
      <w:pPr>
        <w:spacing w:after="0" w:line="240" w:lineRule="auto"/>
      </w:pPr>
      <w:r>
        <w:separator/>
      </w:r>
    </w:p>
  </w:footnote>
  <w:footnote w:type="continuationSeparator" w:id="0">
    <w:p w14:paraId="2CE95CD7" w14:textId="77777777" w:rsidR="00895C53" w:rsidRDefault="00895C53"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CFBD8" w14:textId="77777777" w:rsidR="006E0B9D" w:rsidRDefault="006E0B9D" w:rsidP="008B1AA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7FF0659D" wp14:editId="447735EA">
              <wp:simplePos x="0" y="0"/>
              <wp:positionH relativeFrom="column">
                <wp:posOffset>0</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D4B617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mc:Fallback>
      </mc:AlternateContent>
    </w:r>
    <w:r>
      <w:t>Software Requirements Specification</w:t>
    </w:r>
  </w:p>
  <w:p w14:paraId="5C866A3B" w14:textId="77777777" w:rsidR="006E0B9D" w:rsidRDefault="006E0B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7A35F" w14:textId="77777777" w:rsidR="006E0B9D" w:rsidRDefault="006E0B9D" w:rsidP="008B1AA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207A4682" wp14:editId="0DEFAF10">
              <wp:simplePos x="0" y="0"/>
              <wp:positionH relativeFrom="column">
                <wp:posOffset>0</wp:posOffset>
              </wp:positionH>
              <wp:positionV relativeFrom="paragraph">
                <wp:posOffset>180975</wp:posOffset>
              </wp:positionV>
              <wp:extent cx="6086475" cy="0"/>
              <wp:effectExtent l="0" t="0" r="9525" b="1905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743AAD1"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mc:Fallback>
      </mc:AlternateContent>
    </w:r>
    <w:r>
      <w:t>Software Requirements Specification</w:t>
    </w:r>
  </w:p>
  <w:p w14:paraId="2AE3470F" w14:textId="77777777" w:rsidR="006E0B9D" w:rsidRDefault="006E0B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3E6"/>
    <w:rsid w:val="00002059"/>
    <w:rsid w:val="000053EF"/>
    <w:rsid w:val="000162DE"/>
    <w:rsid w:val="00062896"/>
    <w:rsid w:val="0006295B"/>
    <w:rsid w:val="00077799"/>
    <w:rsid w:val="00080527"/>
    <w:rsid w:val="00096C22"/>
    <w:rsid w:val="000D35EE"/>
    <w:rsid w:val="00112187"/>
    <w:rsid w:val="00113AAF"/>
    <w:rsid w:val="00144EFF"/>
    <w:rsid w:val="001618E6"/>
    <w:rsid w:val="00180D4C"/>
    <w:rsid w:val="001B55DA"/>
    <w:rsid w:val="001C7416"/>
    <w:rsid w:val="002618EE"/>
    <w:rsid w:val="002A040A"/>
    <w:rsid w:val="002D334E"/>
    <w:rsid w:val="00317594"/>
    <w:rsid w:val="00341EFA"/>
    <w:rsid w:val="00380E3B"/>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44250"/>
    <w:rsid w:val="00A86E86"/>
    <w:rsid w:val="00AA2219"/>
    <w:rsid w:val="00AC1D52"/>
    <w:rsid w:val="00AC73E6"/>
    <w:rsid w:val="00AD439B"/>
    <w:rsid w:val="00AE1157"/>
    <w:rsid w:val="00AE300B"/>
    <w:rsid w:val="00B55E73"/>
    <w:rsid w:val="00B803FA"/>
    <w:rsid w:val="00B83921"/>
    <w:rsid w:val="00BA6EA8"/>
    <w:rsid w:val="00C37913"/>
    <w:rsid w:val="00C37F56"/>
    <w:rsid w:val="00CA0E12"/>
    <w:rsid w:val="00CA1325"/>
    <w:rsid w:val="00CA5B5E"/>
    <w:rsid w:val="00CC2444"/>
    <w:rsid w:val="00CD0C85"/>
    <w:rsid w:val="00CF1539"/>
    <w:rsid w:val="00CF2100"/>
    <w:rsid w:val="00CF47C8"/>
    <w:rsid w:val="00CF6BE0"/>
    <w:rsid w:val="00D23C3F"/>
    <w:rsid w:val="00D25EBD"/>
    <w:rsid w:val="00DA274B"/>
    <w:rsid w:val="00DE6F9D"/>
    <w:rsid w:val="00DF1799"/>
    <w:rsid w:val="00E23FA4"/>
    <w:rsid w:val="00E33F27"/>
    <w:rsid w:val="00E427D4"/>
    <w:rsid w:val="00E601FD"/>
    <w:rsid w:val="00E61C5E"/>
    <w:rsid w:val="00F1310B"/>
    <w:rsid w:val="00F13E69"/>
    <w:rsid w:val="00F26BC9"/>
    <w:rsid w:val="00F3060E"/>
    <w:rsid w:val="00F37041"/>
    <w:rsid w:val="00F41728"/>
    <w:rsid w:val="00F53A08"/>
    <w:rsid w:val="00F77BC8"/>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41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FEFF33-D1DB-4036-9C2B-2D78AB116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14</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17168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12</cp:revision>
  <dcterms:created xsi:type="dcterms:W3CDTF">2015-09-28T16:49:00Z</dcterms:created>
  <dcterms:modified xsi:type="dcterms:W3CDTF">2015-10-19T11:45:00Z</dcterms:modified>
</cp:coreProperties>
</file>