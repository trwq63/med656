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AC73E6">
            <w:tc>
              <w:tcPr>
                <w:tcW w:w="10296" w:type="dxa"/>
              </w:tcPr>
              <w:p w:rsidR="00AC73E6" w:rsidRDefault="003A54AA"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3A54AA"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3A54AA"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3A54AA"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09165068"/>
                        <w:date w:fullDate="2015-10-19T00:00:00Z">
                          <w:dateFormat w:val="M/d/yyyy"/>
                          <w:lid w:val="en-US"/>
                          <w:storeMappedDataAs w:val="dateTime"/>
                          <w:calendar w:val="gregorian"/>
                        </w:date>
                      </w:sdtPr>
                      <w:sdtContent>
                        <w:p w:rsidR="006E0B9D" w:rsidRDefault="000108BE" w:rsidP="00CD0C85">
                          <w:pPr>
                            <w:pStyle w:val="Subtitle"/>
                          </w:pPr>
                          <w:del w:id="0" w:author="Jimmy Duggan" w:date="2015-10-19T14:48:00Z">
                            <w:r w:rsidDel="000108BE">
                              <w:delText>10/19/2015</w:delText>
                            </w:r>
                          </w:del>
                          <w:ins w:id="1" w:author="Jimmy Duggan" w:date="2015-10-19T14:48:00Z">
                            <w:r>
                              <w:t>10/19/2015</w:t>
                            </w:r>
                          </w:ins>
                        </w:p>
                      </w:sdtContent>
                    </w:sdt>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2" w:name="_Toc431750915"/>
      <w:bookmarkStart w:id="3" w:name="_Toc431762509"/>
      <w:bookmarkStart w:id="4" w:name="_Toc432365515"/>
      <w:bookmarkStart w:id="5" w:name="_Toc432366799"/>
      <w:r w:rsidRPr="00CA5B5E">
        <w:lastRenderedPageBreak/>
        <w:t>Revision History</w:t>
      </w:r>
      <w:bookmarkEnd w:id="2"/>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6" w:name="_Toc43236680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6"/>
        </w:p>
        <w:p w:rsidR="00CA5B5E" w:rsidRDefault="003A54AA">
          <w:pPr>
            <w:pStyle w:val="TOC1"/>
            <w:tabs>
              <w:tab w:val="right" w:leader="dot" w:pos="9350"/>
            </w:tabs>
            <w:rPr>
              <w:rFonts w:asciiTheme="minorHAnsi" w:eastAsiaTheme="minorEastAsia" w:hAnsiTheme="minorHAnsi" w:cstheme="minorBidi"/>
              <w:noProof/>
              <w:sz w:val="22"/>
              <w:szCs w:val="22"/>
            </w:rPr>
          </w:pPr>
          <w:r w:rsidRPr="003A54AA">
            <w:fldChar w:fldCharType="begin"/>
          </w:r>
          <w:r w:rsidR="00E601FD">
            <w:instrText xml:space="preserve"> TOC \o "1-2</w:instrText>
          </w:r>
          <w:r w:rsidR="006D454F">
            <w:instrText xml:space="preserve">" \h \z \u </w:instrText>
          </w:r>
          <w:r w:rsidRPr="003A54AA">
            <w:fldChar w:fldCharType="separate"/>
          </w:r>
          <w:hyperlink w:anchor="_Toc432366799" w:history="1">
            <w:r w:rsidR="00CA5B5E" w:rsidRPr="00105440">
              <w:rPr>
                <w:rStyle w:val="Hyperlink"/>
                <w:noProof/>
              </w:rPr>
              <w:t>Revision History</w:t>
            </w:r>
            <w:r w:rsidR="00CA5B5E">
              <w:rPr>
                <w:noProof/>
                <w:webHidden/>
              </w:rPr>
              <w:tab/>
            </w:r>
            <w:r>
              <w:rPr>
                <w:noProof/>
                <w:webHidden/>
              </w:rPr>
              <w:fldChar w:fldCharType="begin"/>
            </w:r>
            <w:r w:rsidR="00CA5B5E">
              <w:rPr>
                <w:noProof/>
                <w:webHidden/>
              </w:rPr>
              <w:instrText xml:space="preserve"> PAGEREF _Toc432366799 \h </w:instrText>
            </w:r>
            <w:r>
              <w:rPr>
                <w:noProof/>
                <w:webHidden/>
              </w:rPr>
            </w:r>
            <w:r>
              <w:rPr>
                <w:noProof/>
                <w:webHidden/>
              </w:rPr>
              <w:fldChar w:fldCharType="separate"/>
            </w:r>
            <w:r w:rsidR="00CA5B5E">
              <w:rPr>
                <w:noProof/>
                <w:webHidden/>
              </w:rPr>
              <w:t>i</w:t>
            </w:r>
            <w:r>
              <w:rPr>
                <w:noProof/>
                <w:webHidden/>
              </w:rPr>
              <w:fldChar w:fldCharType="end"/>
            </w:r>
          </w:hyperlink>
        </w:p>
        <w:p w:rsidR="00CA5B5E" w:rsidRDefault="003A54AA">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Pr>
                <w:noProof/>
                <w:webHidden/>
              </w:rPr>
              <w:fldChar w:fldCharType="begin"/>
            </w:r>
            <w:r w:rsidR="00CA5B5E">
              <w:rPr>
                <w:noProof/>
                <w:webHidden/>
              </w:rPr>
              <w:instrText xml:space="preserve"> PAGEREF _Toc432366800 \h </w:instrText>
            </w:r>
            <w:r>
              <w:rPr>
                <w:noProof/>
                <w:webHidden/>
              </w:rPr>
            </w:r>
            <w:r>
              <w:rPr>
                <w:noProof/>
                <w:webHidden/>
              </w:rPr>
              <w:fldChar w:fldCharType="separate"/>
            </w:r>
            <w:r w:rsidR="00CA5B5E">
              <w:rPr>
                <w:noProof/>
                <w:webHidden/>
              </w:rPr>
              <w:t>ii</w:t>
            </w:r>
            <w:r>
              <w:rPr>
                <w:noProof/>
                <w:webHidden/>
              </w:rPr>
              <w:fldChar w:fldCharType="end"/>
            </w:r>
          </w:hyperlink>
        </w:p>
        <w:p w:rsidR="00CA5B5E" w:rsidRDefault="003A54AA">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Pr>
                <w:noProof/>
                <w:webHidden/>
              </w:rPr>
              <w:fldChar w:fldCharType="begin"/>
            </w:r>
            <w:r w:rsidR="00CA5B5E">
              <w:rPr>
                <w:noProof/>
                <w:webHidden/>
              </w:rPr>
              <w:instrText xml:space="preserve"> PAGEREF _Toc432366801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Pr>
                <w:noProof/>
                <w:webHidden/>
              </w:rPr>
              <w:fldChar w:fldCharType="begin"/>
            </w:r>
            <w:r w:rsidR="00CA5B5E">
              <w:rPr>
                <w:noProof/>
                <w:webHidden/>
              </w:rPr>
              <w:instrText xml:space="preserve"> PAGEREF _Toc432366802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Pr>
                <w:noProof/>
                <w:webHidden/>
              </w:rPr>
              <w:fldChar w:fldCharType="begin"/>
            </w:r>
            <w:r w:rsidR="00CA5B5E">
              <w:rPr>
                <w:noProof/>
                <w:webHidden/>
              </w:rPr>
              <w:instrText xml:space="preserve"> PAGEREF _Toc432366803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Pr>
                <w:noProof/>
                <w:webHidden/>
              </w:rPr>
              <w:fldChar w:fldCharType="begin"/>
            </w:r>
            <w:r w:rsidR="00CA5B5E">
              <w:rPr>
                <w:noProof/>
                <w:webHidden/>
              </w:rPr>
              <w:instrText xml:space="preserve"> PAGEREF _Toc432366804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Pr>
                <w:noProof/>
                <w:webHidden/>
              </w:rPr>
              <w:fldChar w:fldCharType="begin"/>
            </w:r>
            <w:r w:rsidR="00CA5B5E">
              <w:rPr>
                <w:noProof/>
                <w:webHidden/>
              </w:rPr>
              <w:instrText xml:space="preserve"> PAGEREF _Toc432366805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Pr>
                <w:noProof/>
                <w:webHidden/>
              </w:rPr>
              <w:fldChar w:fldCharType="begin"/>
            </w:r>
            <w:r w:rsidR="00CA5B5E">
              <w:rPr>
                <w:noProof/>
                <w:webHidden/>
              </w:rPr>
              <w:instrText xml:space="preserve"> PAGEREF _Toc432366806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Pr>
                <w:noProof/>
                <w:webHidden/>
              </w:rPr>
              <w:fldChar w:fldCharType="begin"/>
            </w:r>
            <w:r w:rsidR="00CA5B5E">
              <w:rPr>
                <w:noProof/>
                <w:webHidden/>
              </w:rPr>
              <w:instrText xml:space="preserve"> PAGEREF _Toc432366807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Pr>
                <w:noProof/>
                <w:webHidden/>
              </w:rPr>
              <w:fldChar w:fldCharType="begin"/>
            </w:r>
            <w:r w:rsidR="00CA5B5E">
              <w:rPr>
                <w:noProof/>
                <w:webHidden/>
              </w:rPr>
              <w:instrText xml:space="preserve"> PAGEREF _Toc432366809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Pr>
                <w:noProof/>
                <w:webHidden/>
              </w:rPr>
              <w:fldChar w:fldCharType="begin"/>
            </w:r>
            <w:r w:rsidR="00CA5B5E">
              <w:rPr>
                <w:noProof/>
                <w:webHidden/>
              </w:rPr>
              <w:instrText xml:space="preserve"> PAGEREF _Toc432366810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Pr>
                <w:noProof/>
                <w:webHidden/>
              </w:rPr>
              <w:fldChar w:fldCharType="begin"/>
            </w:r>
            <w:r w:rsidR="00CA5B5E">
              <w:rPr>
                <w:noProof/>
                <w:webHidden/>
              </w:rPr>
              <w:instrText xml:space="preserve"> PAGEREF _Toc432366811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Pr>
                <w:noProof/>
                <w:webHidden/>
              </w:rPr>
              <w:fldChar w:fldCharType="begin"/>
            </w:r>
            <w:r w:rsidR="00CA5B5E">
              <w:rPr>
                <w:noProof/>
                <w:webHidden/>
              </w:rPr>
              <w:instrText xml:space="preserve"> PAGEREF _Toc432366812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Pr>
                <w:noProof/>
                <w:webHidden/>
              </w:rPr>
              <w:fldChar w:fldCharType="begin"/>
            </w:r>
            <w:r w:rsidR="00CA5B5E">
              <w:rPr>
                <w:noProof/>
                <w:webHidden/>
              </w:rPr>
              <w:instrText xml:space="preserve"> PAGEREF _Toc432366813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3A54AA">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Pr>
                <w:noProof/>
                <w:webHidden/>
              </w:rPr>
              <w:fldChar w:fldCharType="begin"/>
            </w:r>
            <w:r w:rsidR="00CA5B5E">
              <w:rPr>
                <w:noProof/>
                <w:webHidden/>
              </w:rPr>
              <w:instrText xml:space="preserve"> PAGEREF _Toc432366814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3A54AA">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Pr>
                <w:noProof/>
                <w:webHidden/>
              </w:rPr>
              <w:fldChar w:fldCharType="begin"/>
            </w:r>
            <w:r w:rsidR="00CA5B5E">
              <w:rPr>
                <w:noProof/>
                <w:webHidden/>
              </w:rPr>
              <w:instrText xml:space="preserve"> PAGEREF _Toc432366816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3A54AA">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Pr>
                <w:noProof/>
                <w:webHidden/>
              </w:rPr>
              <w:fldChar w:fldCharType="begin"/>
            </w:r>
            <w:r w:rsidR="00CA5B5E">
              <w:rPr>
                <w:noProof/>
                <w:webHidden/>
              </w:rPr>
              <w:instrText xml:space="preserve"> PAGEREF _Toc432366817 \h </w:instrText>
            </w:r>
            <w:r>
              <w:rPr>
                <w:noProof/>
                <w:webHidden/>
              </w:rPr>
            </w:r>
            <w:r>
              <w:rPr>
                <w:noProof/>
                <w:webHidden/>
              </w:rPr>
              <w:fldChar w:fldCharType="separate"/>
            </w:r>
            <w:r w:rsidR="00CA5B5E">
              <w:rPr>
                <w:noProof/>
                <w:webHidden/>
              </w:rPr>
              <w:t>5</w:t>
            </w:r>
            <w:r>
              <w:rPr>
                <w:noProof/>
                <w:webHidden/>
              </w:rPr>
              <w:fldChar w:fldCharType="end"/>
            </w:r>
          </w:hyperlink>
        </w:p>
        <w:p w:rsidR="00CA5B5E" w:rsidRDefault="003A54AA">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Pr>
                <w:noProof/>
                <w:webHidden/>
              </w:rPr>
              <w:fldChar w:fldCharType="begin"/>
            </w:r>
            <w:r w:rsidR="00CA5B5E">
              <w:rPr>
                <w:noProof/>
                <w:webHidden/>
              </w:rPr>
              <w:instrText xml:space="preserve"> PAGEREF _Toc432366818 \h </w:instrText>
            </w:r>
            <w:r>
              <w:rPr>
                <w:noProof/>
                <w:webHidden/>
              </w:rPr>
            </w:r>
            <w:r>
              <w:rPr>
                <w:noProof/>
                <w:webHidden/>
              </w:rPr>
              <w:fldChar w:fldCharType="separate"/>
            </w:r>
            <w:r w:rsidR="00CA5B5E">
              <w:rPr>
                <w:noProof/>
                <w:webHidden/>
              </w:rPr>
              <w:t>6</w:t>
            </w:r>
            <w:r>
              <w:rPr>
                <w:noProof/>
                <w:webHidden/>
              </w:rPr>
              <w:fldChar w:fldCharType="end"/>
            </w:r>
          </w:hyperlink>
        </w:p>
        <w:p w:rsidR="006D454F" w:rsidRDefault="003A54AA">
          <w:r>
            <w:rPr>
              <w:b/>
              <w:bCs/>
              <w:noProof/>
            </w:rP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t>Requirements Specification</w:t>
      </w:r>
    </w:p>
    <w:p w:rsidR="001B55DA" w:rsidRPr="001B55DA" w:rsidRDefault="00002059" w:rsidP="001B55DA">
      <w:pPr>
        <w:pStyle w:val="Heading1"/>
        <w:spacing w:after="200" w:line="360" w:lineRule="auto"/>
      </w:pPr>
      <w:bookmarkStart w:id="23" w:name="_Toc432366801"/>
      <w:r>
        <w:t>Introduction</w:t>
      </w:r>
      <w:bookmarkEnd w:id="23"/>
    </w:p>
    <w:p w:rsidR="00F1310B" w:rsidRPr="00F1310B" w:rsidRDefault="00F1310B" w:rsidP="002618EE">
      <w:pPr>
        <w:pStyle w:val="Heading2"/>
        <w:spacing w:line="360" w:lineRule="auto"/>
      </w:pPr>
      <w:bookmarkStart w:id="24" w:name="_Toc432366802"/>
      <w:r w:rsidRPr="00F1310B">
        <w:t>Purpose</w:t>
      </w:r>
      <w:bookmarkEnd w:id="24"/>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25" w:name="_Toc432366803"/>
      <w:r>
        <w:t>Scope</w:t>
      </w:r>
      <w:bookmarkEnd w:id="25"/>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26" w:name="_Toc432366804"/>
      <w:r>
        <w:t>Definitions, Acronyms, and Abbreviations</w:t>
      </w:r>
      <w:bookmarkEnd w:id="26"/>
    </w:p>
    <w:p w:rsidR="00CF6BE0" w:rsidRPr="00CF6BE0" w:rsidRDefault="00CF6BE0"/>
    <w:p w:rsidR="00002059" w:rsidRDefault="00002059" w:rsidP="002618EE">
      <w:pPr>
        <w:pStyle w:val="Heading2"/>
      </w:pPr>
      <w:bookmarkStart w:id="27" w:name="_Toc432366805"/>
      <w:r>
        <w:t>References</w:t>
      </w:r>
      <w:bookmarkEnd w:id="27"/>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28" w:name="_Toc432366806"/>
      <w:r>
        <w:t>Overview</w:t>
      </w:r>
      <w:bookmarkEnd w:id="28"/>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29" w:name="_Toc432366807"/>
      <w:r>
        <w:t>Overall Description</w:t>
      </w:r>
      <w:bookmarkEnd w:id="29"/>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0" w:name="_Toc430564285"/>
      <w:bookmarkStart w:id="31" w:name="_Toc430564338"/>
      <w:bookmarkStart w:id="32" w:name="_Toc430564615"/>
      <w:bookmarkStart w:id="33" w:name="_Toc431145053"/>
      <w:bookmarkStart w:id="34" w:name="_Toc432366808"/>
      <w:bookmarkEnd w:id="30"/>
      <w:bookmarkEnd w:id="31"/>
      <w:bookmarkEnd w:id="32"/>
      <w:bookmarkEnd w:id="33"/>
      <w:bookmarkEnd w:id="34"/>
    </w:p>
    <w:p w:rsidR="00CF6BE0" w:rsidRDefault="00CF6BE0" w:rsidP="002618EE">
      <w:pPr>
        <w:pStyle w:val="Heading2"/>
      </w:pPr>
      <w:bookmarkStart w:id="35" w:name="_Toc432366809"/>
      <w:r>
        <w:t>Product Perspective</w:t>
      </w:r>
      <w:bookmarkEnd w:id="35"/>
    </w:p>
    <w:p w:rsidR="00CF6BE0" w:rsidRDefault="00CF6BE0" w:rsidP="002618EE">
      <w:pPr>
        <w:pStyle w:val="Heading2"/>
      </w:pPr>
      <w:bookmarkStart w:id="36" w:name="_Toc432366810"/>
      <w:r>
        <w:t>Product Functions</w:t>
      </w:r>
      <w:bookmarkEnd w:id="36"/>
    </w:p>
    <w:p w:rsidR="00CF6BE0" w:rsidRDefault="00CF6BE0" w:rsidP="002618EE">
      <w:pPr>
        <w:pStyle w:val="Heading2"/>
      </w:pPr>
      <w:bookmarkStart w:id="37" w:name="_Toc432366811"/>
      <w:r>
        <w:t>User Characteristics</w:t>
      </w:r>
      <w:bookmarkEnd w:id="37"/>
    </w:p>
    <w:p w:rsidR="00CF6BE0" w:rsidRDefault="00CF6BE0" w:rsidP="002618EE">
      <w:pPr>
        <w:pStyle w:val="Heading2"/>
      </w:pPr>
      <w:bookmarkStart w:id="38" w:name="_Toc432366812"/>
      <w:r>
        <w:t>Constraints</w:t>
      </w:r>
      <w:bookmarkEnd w:id="38"/>
    </w:p>
    <w:p w:rsidR="00CF6BE0" w:rsidRDefault="00CF6BE0" w:rsidP="002618EE">
      <w:pPr>
        <w:pStyle w:val="Heading2"/>
      </w:pPr>
      <w:bookmarkStart w:id="39" w:name="_Toc432366813"/>
      <w:r>
        <w:t>Assumptions and Dependencies</w:t>
      </w:r>
      <w:bookmarkEnd w:id="39"/>
    </w:p>
    <w:p w:rsidR="00CF6BE0" w:rsidRDefault="00CF6BE0" w:rsidP="002618EE">
      <w:pPr>
        <w:pStyle w:val="Heading1"/>
      </w:pPr>
      <w:bookmarkStart w:id="40" w:name="_Toc432366814"/>
      <w:r>
        <w:t>Specific Requirements</w:t>
      </w:r>
      <w:bookmarkEnd w:id="40"/>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1" w:name="_Toc430564292"/>
      <w:bookmarkStart w:id="42" w:name="_Toc430564345"/>
      <w:bookmarkStart w:id="43" w:name="_Toc430564622"/>
      <w:bookmarkStart w:id="44" w:name="_Toc431145060"/>
      <w:bookmarkStart w:id="45" w:name="_Toc432366815"/>
      <w:bookmarkStart w:id="46" w:name="_Toc432366816"/>
      <w:bookmarkEnd w:id="41"/>
      <w:bookmarkEnd w:id="42"/>
      <w:bookmarkEnd w:id="43"/>
      <w:bookmarkEnd w:id="44"/>
      <w:bookmarkEnd w:id="45"/>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rsidR="00317594" w:rsidRDefault="000162DE" w:rsidP="006E0B9D">
      <w:pPr>
        <w:pStyle w:val="Heading2"/>
        <w:numPr>
          <w:ilvl w:val="1"/>
          <w:numId w:val="4"/>
        </w:numPr>
      </w:pPr>
      <w:r>
        <w:t>Functional Requirements</w:t>
      </w:r>
      <w:bookmarkEnd w:id="46"/>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System Administrators will have the ability to enable, disable, add, and remove all users.</w:t>
      </w:r>
    </w:p>
    <w:p w:rsidR="00B23BFA" w:rsidRPr="00A86E86" w:rsidRDefault="00895C53" w:rsidP="00A86E86">
      <w:pPr>
        <w:pStyle w:val="Heading6"/>
      </w:pPr>
      <w:r w:rsidRPr="00A86E86">
        <w:t>System administrators will have the ability to associate and disassociate a patient and a physician.</w:t>
      </w:r>
    </w:p>
    <w:p w:rsidR="00B23BFA" w:rsidRPr="00A86E86" w:rsidRDefault="00895C53" w:rsidP="00A86E86">
      <w:pPr>
        <w:pStyle w:val="Heading6"/>
      </w:pPr>
      <w:r w:rsidRPr="00A86E86">
        <w:t>System administrators will have the ability to reset passwords.</w:t>
      </w:r>
    </w:p>
    <w:p w:rsidR="00B23BFA" w:rsidRPr="00A86E86" w:rsidRDefault="00895C53" w:rsidP="00A86E86">
      <w:pPr>
        <w:pStyle w:val="Heading6"/>
      </w:pPr>
      <w:r w:rsidRPr="00A86E86">
        <w:t>System administrators will 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Usernames will be changed</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rsidR="00D25EBD" w:rsidRDefault="00813E82">
      <w:pPr>
        <w:pStyle w:val="Heading4"/>
      </w:pPr>
      <w:r>
        <w:t>The system shall require a secure password.</w:t>
      </w:r>
    </w:p>
    <w:p w:rsidR="00D25EBD" w:rsidRDefault="00D25EBD">
      <w:pPr>
        <w:pStyle w:val="Heading4"/>
      </w:pPr>
      <w:r>
        <w:t>The system shall have the ability to log out of a user’s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 and Experiment Administrator 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F56" w:rsidRDefault="00C37F56" w:rsidP="006E0B9D">
      <w:pPr>
        <w:pStyle w:val="Heading4"/>
      </w:pPr>
      <w:r w:rsidRPr="006E0B9D">
        <w:t xml:space="preserve">The </w:t>
      </w:r>
      <w:r w:rsidRPr="008C0009">
        <w:t>he system shall process multiple files at the same time or a single file</w:t>
      </w:r>
      <w:r>
        <w:t>.</w:t>
      </w:r>
    </w:p>
    <w:p w:rsidR="00C37F56" w:rsidRDefault="00C37F56" w:rsidP="006E0B9D">
      <w:pPr>
        <w:pStyle w:val="Heading4"/>
      </w:pPr>
      <w:r>
        <w:t>The system shall process multiple files at the same time or a single file</w:t>
      </w:r>
      <w:r w:rsidRPr="002A040A">
        <w:t>.</w:t>
      </w:r>
    </w:p>
    <w:p w:rsidR="00C37F56" w:rsidRDefault="00C37F56" w:rsidP="006E0B9D">
      <w:pPr>
        <w:pStyle w:val="Heading4"/>
      </w:pPr>
      <w:r w:rsidRPr="008C0009">
        <w:t xml:space="preserve">The system </w:t>
      </w:r>
      <w:r w:rsidRPr="006E0B9D">
        <w:t>shall give the user an interface to select which files to process.</w:t>
      </w:r>
    </w:p>
    <w:p w:rsidR="00C37F56" w:rsidRPr="008C0009" w:rsidRDefault="00C37F56" w:rsidP="006E0B9D">
      <w:pPr>
        <w:pStyle w:val="Heading4"/>
      </w:pPr>
      <w:r>
        <w:t>The system shall not process data that is not medical data.</w:t>
      </w:r>
    </w:p>
    <w:p w:rsidR="00C37F56" w:rsidRPr="006E0B9D" w:rsidRDefault="00C37F56" w:rsidP="006E0B9D"/>
    <w:p w:rsidR="00112187" w:rsidRDefault="00112187">
      <w:pPr>
        <w:pStyle w:val="Heading4"/>
      </w:pPr>
      <w:r>
        <w:t>The system shall process .csv files for each of the supported devices</w:t>
      </w:r>
      <w:r w:rsidR="00CF47C8">
        <w:t>.</w:t>
      </w:r>
    </w:p>
    <w:p w:rsidR="00F37041" w:rsidRDefault="00112187">
      <w:pPr>
        <w:pStyle w:val="Heading4"/>
      </w:pPr>
      <w:r>
        <w:t>The system will process .</w:t>
      </w:r>
      <w:proofErr w:type="spellStart"/>
      <w:r>
        <w:t>dat</w:t>
      </w:r>
      <w:proofErr w:type="spellEnd"/>
      <w:r>
        <w:t xml:space="preserve"> files for each of the supported devices.</w:t>
      </w:r>
    </w:p>
    <w:p w:rsidR="00F37041" w:rsidRPr="006E0B9D" w:rsidRDefault="00F37041" w:rsidP="006E0B9D">
      <w:pPr>
        <w:pStyle w:val="Heading3"/>
      </w:pPr>
      <w:r w:rsidRPr="008C0009">
        <w:t>The system shall support the following wearable medical devices</w:t>
      </w:r>
      <w:r w:rsidRPr="006E0B9D">
        <w:t>.</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F37041" w:rsidRDefault="00F37041" w:rsidP="008C0009">
      <w:pPr>
        <w:pStyle w:val="Heading4"/>
      </w:pPr>
      <w:r>
        <w:t>Zephyr</w:t>
      </w:r>
    </w:p>
    <w:p w:rsidR="00F37041" w:rsidRDefault="00F37041">
      <w:pPr>
        <w:pStyle w:val="Heading4"/>
      </w:pPr>
      <w:proofErr w:type="spellStart"/>
      <w:r>
        <w:t>BasisPeak</w:t>
      </w:r>
      <w:proofErr w:type="spellEnd"/>
    </w:p>
    <w:p w:rsidR="00112187" w:rsidRDefault="00F37041">
      <w:pPr>
        <w:pStyle w:val="Heading4"/>
      </w:pPr>
      <w:r>
        <w:t>Microsoft Band</w:t>
      </w:r>
      <w:r w:rsidR="00112187">
        <w:t>.</w:t>
      </w: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913" w:rsidRDefault="00112187" w:rsidP="000108BE">
      <w:pPr>
        <w:pStyle w:val="Heading4"/>
      </w:pPr>
      <w:r>
        <w:t>The system shall upload the processed data to the database.</w:t>
      </w:r>
    </w:p>
    <w:p w:rsidR="00C37913" w:rsidRDefault="00C37913" w:rsidP="00C37913">
      <w:pPr>
        <w:pStyle w:val="Heading2"/>
        <w:spacing w:before="120" w:after="120"/>
      </w:pPr>
      <w:bookmarkStart w:id="47" w:name="_Toc432366817"/>
      <w:r>
        <w:t>Non-Functional Requirements</w:t>
      </w:r>
      <w:bookmarkEnd w:id="47"/>
    </w:p>
    <w:p w:rsidR="00C37913" w:rsidRDefault="00C37913" w:rsidP="008C0009">
      <w:pPr>
        <w:pStyle w:val="Heading3"/>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pPr>
      <w:r w:rsidRPr="00C37913">
        <w:t>The system shall require a server to be connected to a reliable network with an internet connection.</w:t>
      </w:r>
    </w:p>
    <w:p w:rsidR="009E38D1" w:rsidRDefault="009E38D1"/>
    <w:p w:rsidR="009E38D1" w:rsidRDefault="009E38D1">
      <w:r>
        <w:br w:type="page"/>
      </w:r>
    </w:p>
    <w:p w:rsidR="009E38D1" w:rsidRPr="009E38D1" w:rsidRDefault="009E38D1">
      <w:pPr>
        <w:pStyle w:val="Title"/>
      </w:pPr>
      <w:r>
        <w:t>Appendices</w:t>
      </w:r>
    </w:p>
    <w:p w:rsidR="00FC632D" w:rsidRDefault="009E38D1" w:rsidP="002618EE">
      <w:pPr>
        <w:pStyle w:val="Heading1"/>
        <w:numPr>
          <w:ilvl w:val="0"/>
          <w:numId w:val="0"/>
        </w:numPr>
        <w:ind w:left="432" w:hanging="432"/>
      </w:pPr>
      <w:bookmarkStart w:id="48" w:name="_Toc432366818"/>
      <w:r>
        <w:t>Appendix A: Use Case</w:t>
      </w:r>
      <w:r w:rsidR="00FC632D">
        <w:t xml:space="preserve"> Specifications</w:t>
      </w:r>
      <w:bookmarkEnd w:id="48"/>
    </w:p>
    <w:p w:rsidR="008D3651" w:rsidRDefault="00FC632D" w:rsidP="007A50E9">
      <w:r>
        <w:t>This section represents the use case specifications for the functions defined in the requirements specification for the two pieces of software needed to complete this project.</w:t>
      </w:r>
    </w:p>
    <w:p w:rsidR="008D3651" w:rsidRDefault="00313CA2" w:rsidP="007A50E9">
      <w:ins w:id="49" w:author="rewjs" w:date="2015-10-20T14:06:00Z">
        <w:r>
          <w:rPr>
            <w:noProof/>
          </w:rPr>
          <w:drawing>
            <wp:inline distT="0" distB="0" distL="0" distR="0">
              <wp:extent cx="5934075" cy="5762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075" cy="5762625"/>
                      </a:xfrm>
                      <a:prstGeom prst="rect">
                        <a:avLst/>
                      </a:prstGeom>
                      <a:noFill/>
                      <a:ln w="9525">
                        <a:noFill/>
                        <a:miter lim="800000"/>
                        <a:headEnd/>
                        <a:tailEnd/>
                      </a:ln>
                    </pic:spPr>
                  </pic:pic>
                </a:graphicData>
              </a:graphic>
            </wp:inline>
          </w:drawing>
        </w:r>
      </w:ins>
      <w:del w:id="50" w:author="rewjs" w:date="2015-10-20T14:06:00Z">
        <w:r>
          <w:rPr>
            <w:noProof/>
          </w:rPr>
          <w:drawing>
            <wp:inline distT="0" distB="0" distL="0" distR="0">
              <wp:extent cx="5191125" cy="5907717"/>
              <wp:effectExtent l="19050" t="0" r="9525" b="0"/>
              <wp:docPr id="10" name="Picture 10" descr="C:\Users\jimmy.duggan\Documents\School\CPE656\processdataappusecase-r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School\CPE656\processdataappusecase-rev3.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1630" cy="5908292"/>
                      </a:xfrm>
                      <a:prstGeom prst="rect">
                        <a:avLst/>
                      </a:prstGeom>
                      <a:noFill/>
                      <a:ln>
                        <a:noFill/>
                      </a:ln>
                    </pic:spPr>
                  </pic:pic>
                </a:graphicData>
              </a:graphic>
            </wp:inline>
          </w:drawing>
        </w:r>
      </w:del>
    </w:p>
    <w:p w:rsidR="008D3651" w:rsidRDefault="008D3651" w:rsidP="007A50E9">
      <w:pPr>
        <w:jc w:val="center"/>
      </w:pPr>
      <w:r>
        <w:t>Figure A-1: Use Case Diagram</w:t>
      </w:r>
    </w:p>
    <w:tbl>
      <w:tblPr>
        <w:tblStyle w:val="GridTable4Accent1"/>
        <w:tblW w:w="0" w:type="auto"/>
        <w:tblLook w:val="04A0"/>
      </w:tblPr>
      <w:tblGrid>
        <w:gridCol w:w="2358"/>
        <w:gridCol w:w="2430"/>
        <w:gridCol w:w="4788"/>
      </w:tblGrid>
      <w:tr w:rsidR="00FC632D" w:rsidRPr="00FB6609" w:rsidTr="007A50E9">
        <w:trPr>
          <w:cnfStyle w:val="100000000000"/>
        </w:trPr>
        <w:tc>
          <w:tcPr>
            <w:cnfStyle w:val="00100000000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rPr>
                <w:rFonts w:asciiTheme="minorHAnsi" w:hAnsiTheme="minorHAnsi"/>
              </w:rPr>
            </w:pPr>
            <w:r w:rsidRPr="007A50E9">
              <w:rPr>
                <w:rFonts w:asciiTheme="minorHAnsi" w:hAnsiTheme="minorHAnsi"/>
              </w:rPr>
              <w:t>UC_001</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AD439B">
            <w:pPr>
              <w:cnfStyle w:val="000000100000"/>
              <w:rPr>
                <w:rFonts w:asciiTheme="minorHAnsi" w:hAnsiTheme="minorHAnsi"/>
              </w:rPr>
            </w:pPr>
            <w:r w:rsidRPr="007A50E9">
              <w:rPr>
                <w:rFonts w:asciiTheme="minorHAnsi" w:hAnsiTheme="minorHAnsi"/>
              </w:rPr>
              <w:t>Browse to directory</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F41728">
            <w:pPr>
              <w:cnfStyle w:val="000000000000"/>
              <w:rPr>
                <w:rFonts w:asciiTheme="minorHAnsi" w:hAnsiTheme="minorHAnsi"/>
              </w:rPr>
            </w:pPr>
            <w:r>
              <w:rPr>
                <w:rFonts w:asciiTheme="minorHAnsi" w:hAnsiTheme="minorHAnsi"/>
              </w:rPr>
              <w:t>Users</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AD439B">
            <w:pPr>
              <w:cnfStyle w:val="000000100000"/>
              <w:rPr>
                <w:rFonts w:asciiTheme="minorHAnsi" w:hAnsiTheme="minorHAnsi"/>
              </w:rPr>
            </w:pPr>
            <w:r w:rsidRPr="007A50E9">
              <w:rPr>
                <w:rFonts w:asciiTheme="minorHAnsi" w:hAnsiTheme="minorHAnsi"/>
              </w:rPr>
              <w:t>Browse to the location of files to be uploaded</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FC632D">
            <w:pPr>
              <w:cnfStyle w:val="000000000000"/>
              <w:rPr>
                <w:rFonts w:asciiTheme="minorHAnsi" w:hAnsiTheme="minorHAnsi"/>
              </w:rPr>
            </w:pPr>
            <w:r w:rsidRPr="007A50E9">
              <w:rPr>
                <w:rFonts w:asciiTheme="minorHAnsi" w:hAnsiTheme="minorHAnsi"/>
              </w:rPr>
              <w:t>The user can browse to a file directory location of files to be uploaded</w:t>
            </w:r>
          </w:p>
        </w:tc>
      </w:tr>
      <w:tr w:rsidR="00FB6609" w:rsidRPr="00FB6609" w:rsidTr="007A50E9">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F41728">
            <w:pPr>
              <w:cnfStyle w:val="000000000000"/>
              <w:rPr>
                <w:rFonts w:asciiTheme="minorHAnsi" w:hAnsiTheme="minorHAnsi"/>
              </w:rPr>
            </w:pPr>
            <w:r w:rsidRPr="00AD2C1D">
              <w:rPr>
                <w:rFonts w:asciiTheme="minorHAnsi" w:hAnsiTheme="minorHAnsi"/>
              </w:rPr>
              <w:t>The user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trPr>
        <w:tc>
          <w:tcPr>
            <w:cnfStyle w:val="00100000000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tcW w:w="9576" w:type="dxa"/>
            <w:gridSpan w:val="3"/>
          </w:tcPr>
          <w:p w:rsidR="00952DE8" w:rsidRPr="007A50E9" w:rsidRDefault="00952DE8" w:rsidP="00FC632D">
            <w:pPr>
              <w:rPr>
                <w:rFonts w:asciiTheme="minorHAnsi" w:hAnsiTheme="minorHAnsi"/>
              </w:rPr>
            </w:pPr>
            <w:commentRangeStart w:id="51"/>
            <w:r w:rsidRPr="007A50E9">
              <w:rPr>
                <w:rFonts w:asciiTheme="minorHAnsi" w:hAnsiTheme="minorHAnsi"/>
              </w:rPr>
              <w:t>Course of Events</w:t>
            </w:r>
            <w:commentRangeEnd w:id="51"/>
            <w:r>
              <w:rPr>
                <w:rStyle w:val="CommentReference"/>
                <w:b w:val="0"/>
                <w:bCs w:val="0"/>
              </w:rPr>
              <w:commentReference w:id="51"/>
            </w: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tcW w:w="4788" w:type="dxa"/>
            <w:gridSpan w:val="2"/>
          </w:tcPr>
          <w:p w:rsidR="00952DE8" w:rsidRPr="007A50E9" w:rsidRDefault="00952DE8" w:rsidP="00FC632D">
            <w:pPr>
              <w:rPr>
                <w:rFonts w:asciiTheme="minorHAnsi" w:hAnsiTheme="minorHAnsi"/>
                <w:b w:val="0"/>
              </w:rPr>
            </w:pPr>
            <w:r w:rsidRPr="007A50E9">
              <w:rPr>
                <w:rFonts w:asciiTheme="minorHAnsi" w:hAnsiTheme="minorHAnsi"/>
              </w:rPr>
              <w:t>1. User navigates to the directory of files they wish to process</w:t>
            </w:r>
          </w:p>
        </w:tc>
        <w:tc>
          <w:tcPr>
            <w:tcW w:w="4788" w:type="dxa"/>
          </w:tcPr>
          <w:p w:rsidR="00952DE8" w:rsidRPr="007A50E9" w:rsidRDefault="00952DE8" w:rsidP="00FC632D">
            <w:pPr>
              <w:cnfStyle w:val="000000000000"/>
              <w:rPr>
                <w:rFonts w:asciiTheme="minorHAnsi" w:hAnsiTheme="minorHAnsi"/>
              </w:rPr>
            </w:pP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100000"/>
              <w:rPr>
                <w:rFonts w:asciiTheme="minorHAnsi" w:hAnsiTheme="minorHAnsi"/>
              </w:rPr>
            </w:pPr>
            <w:r w:rsidRPr="007A50E9">
              <w:rPr>
                <w:rFonts w:asciiTheme="minorHAnsi" w:hAnsiTheme="minorHAnsi"/>
              </w:rPr>
              <w:t>2. The system loads the files.</w:t>
            </w:r>
          </w:p>
        </w:tc>
      </w:tr>
    </w:tbl>
    <w:p w:rsidR="00AD439B" w:rsidRPr="007A50E9" w:rsidRDefault="00AD439B" w:rsidP="007A50E9">
      <w:pPr>
        <w:rPr>
          <w:rFonts w:asciiTheme="minorHAnsi" w:hAnsiTheme="minorHAnsi"/>
          <w:sz w:val="22"/>
          <w:szCs w:val="22"/>
        </w:rPr>
      </w:pPr>
    </w:p>
    <w:tbl>
      <w:tblPr>
        <w:tblStyle w:val="GridTable4Accent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commentRangeStart w:id="53"/>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r w:rsidRPr="007A50E9">
              <w:rPr>
                <w:rFonts w:asciiTheme="minorHAnsi" w:hAnsiTheme="minorHAnsi"/>
              </w:rPr>
              <w:t>UC_00</w:t>
            </w:r>
            <w:r w:rsidR="00FB6609" w:rsidRPr="007A50E9">
              <w:rPr>
                <w:rFonts w:asciiTheme="minorHAnsi" w:hAnsiTheme="minorHAnsi"/>
              </w:rPr>
              <w:t>2</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7A50E9">
              <w:rPr>
                <w:rFonts w:asciiTheme="minorHAnsi" w:hAnsiTheme="minorHAnsi"/>
              </w:rPr>
              <w:t>Drag and Drop Files</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F41728" w:rsidP="001C7416">
            <w:pPr>
              <w:cnfStyle w:val="000000000000"/>
              <w:rPr>
                <w:rFonts w:asciiTheme="minorHAnsi" w:hAnsiTheme="minorHAnsi"/>
              </w:rPr>
            </w:pPr>
            <w:r>
              <w:rPr>
                <w:rFonts w:asciiTheme="minorHAnsi" w:hAnsiTheme="minorHAnsi"/>
              </w:rPr>
              <w:t>Users</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FB6609" w:rsidP="001C7416">
            <w:pPr>
              <w:cnfStyle w:val="000000100000"/>
              <w:rPr>
                <w:rFonts w:asciiTheme="minorHAnsi" w:hAnsiTheme="minorHAnsi"/>
              </w:rPr>
            </w:pPr>
            <w:r w:rsidRPr="007A50E9">
              <w:rPr>
                <w:rFonts w:asciiTheme="minorHAnsi" w:hAnsiTheme="minorHAnsi"/>
              </w:rPr>
              <w:t>Drag and drop files to the data collection software be uploaded</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7A50E9">
              <w:rPr>
                <w:rFonts w:asciiTheme="minorHAnsi" w:hAnsiTheme="minorHAnsi"/>
              </w:rPr>
              <w:t>The user can drag and drop files to be uploaded.</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Cross-References</w:t>
            </w:r>
          </w:p>
        </w:tc>
        <w:tc>
          <w:tcPr>
            <w:tcW w:w="7218" w:type="dxa"/>
            <w:gridSpan w:val="2"/>
          </w:tcPr>
          <w:p w:rsidR="00144EFF" w:rsidRPr="007A50E9" w:rsidRDefault="00FB6609" w:rsidP="001C7416">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7A50E9">
              <w:rPr>
                <w:rFonts w:asciiTheme="minorHAnsi" w:hAnsiTheme="minorHAnsi"/>
              </w:rPr>
              <w:t>The user has access to the software</w:t>
            </w:r>
            <w:r w:rsidR="00F41728">
              <w:rPr>
                <w:rFonts w:asciiTheme="minorHAnsi" w:hAnsiTheme="minorHAnsi"/>
              </w:rPr>
              <w:t xml:space="preserve"> and is authenticated</w:t>
            </w:r>
            <w:r w:rsidRPr="007A50E9">
              <w:rPr>
                <w:rFonts w:asciiTheme="minorHAnsi" w:hAnsiTheme="minorHAnsi"/>
              </w:rPr>
              <w:t>.</w:t>
            </w:r>
            <w:r w:rsidR="00F41728">
              <w:rPr>
                <w:rFonts w:asciiTheme="minorHAnsi" w:hAnsiTheme="minorHAnsi"/>
              </w:rPr>
              <w:t xml:space="preserve">  The user has the appropriate permissions for importing data.</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pPr>
              <w:cnfStyle w:val="000000100000"/>
              <w:rPr>
                <w:rFonts w:asciiTheme="minorHAnsi" w:hAnsiTheme="minorHAnsi"/>
              </w:rPr>
            </w:pPr>
            <w:r>
              <w:rPr>
                <w:rFonts w:asciiTheme="minorHAnsi" w:hAnsiTheme="minorHAnsi"/>
                <w:b/>
              </w:rPr>
              <w:t xml:space="preserve">PASS:  </w:t>
            </w:r>
            <w:r w:rsidR="00FB6609" w:rsidRPr="007A50E9">
              <w:rPr>
                <w:rFonts w:asciiTheme="minorHAnsi" w:hAnsiTheme="minorHAnsi"/>
              </w:rPr>
              <w:t>The files have been selected for processing.</w:t>
            </w:r>
          </w:p>
          <w:p w:rsidR="007B173B" w:rsidRPr="007A50E9"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commentRangeEnd w:id="53"/>
      <w:tr w:rsidR="00FB6609" w:rsidRPr="00FB6609" w:rsidTr="001C7416">
        <w:tc>
          <w:tcPr>
            <w:cnfStyle w:val="001000000000"/>
            <w:tcW w:w="4788" w:type="dxa"/>
            <w:gridSpan w:val="2"/>
          </w:tcPr>
          <w:p w:rsidR="00FB6609" w:rsidRPr="007A50E9" w:rsidRDefault="00FB6609" w:rsidP="00FB6609">
            <w:pPr>
              <w:rPr>
                <w:rFonts w:asciiTheme="minorHAnsi" w:hAnsiTheme="minorHAnsi"/>
                <w:b w:val="0"/>
              </w:rPr>
            </w:pPr>
            <w:r w:rsidRPr="007A50E9">
              <w:rPr>
                <w:rStyle w:val="CommentReference"/>
                <w:rFonts w:asciiTheme="minorHAnsi" w:hAnsiTheme="minorHAnsi"/>
                <w:sz w:val="22"/>
                <w:szCs w:val="22"/>
              </w:rPr>
              <w:commentReference w:id="53"/>
            </w:r>
            <w:r w:rsidRPr="007A50E9">
              <w:rPr>
                <w:rFonts w:asciiTheme="minorHAnsi" w:hAnsiTheme="minorHAnsi"/>
              </w:rPr>
              <w:t>1. User selects the files they wish to process and drops them into the console.</w:t>
            </w:r>
          </w:p>
        </w:tc>
        <w:tc>
          <w:tcPr>
            <w:tcW w:w="4788" w:type="dxa"/>
          </w:tcPr>
          <w:p w:rsidR="00FB6609" w:rsidRPr="007A50E9" w:rsidRDefault="00FB6609" w:rsidP="00FB6609">
            <w:pPr>
              <w:cnfStyle w:val="000000000000"/>
              <w:rPr>
                <w:rFonts w:asciiTheme="minorHAnsi" w:hAnsiTheme="minorHAnsi"/>
              </w:rPr>
            </w:pPr>
          </w:p>
        </w:tc>
      </w:tr>
      <w:tr w:rsidR="00FB6609" w:rsidRPr="00FB6609" w:rsidTr="001C7416">
        <w:trPr>
          <w:cnfStyle w:val="000000100000"/>
        </w:trPr>
        <w:tc>
          <w:tcPr>
            <w:cnfStyle w:val="001000000000"/>
            <w:tcW w:w="4788" w:type="dxa"/>
            <w:gridSpan w:val="2"/>
          </w:tcPr>
          <w:p w:rsidR="00FB6609" w:rsidRPr="007A50E9" w:rsidRDefault="00FB6609" w:rsidP="00FB6609">
            <w:pPr>
              <w:rPr>
                <w:rStyle w:val="CommentReference"/>
                <w:rFonts w:asciiTheme="minorHAnsi" w:hAnsiTheme="minorHAnsi"/>
                <w:b w:val="0"/>
                <w:bCs w:val="0"/>
                <w:sz w:val="22"/>
                <w:szCs w:val="22"/>
              </w:rPr>
            </w:pPr>
          </w:p>
        </w:tc>
        <w:tc>
          <w:tcPr>
            <w:tcW w:w="4788" w:type="dxa"/>
          </w:tcPr>
          <w:p w:rsidR="00FB6609" w:rsidRPr="007A50E9" w:rsidRDefault="00FB6609" w:rsidP="00FB6609">
            <w:pPr>
              <w:cnfStyle w:val="00000010000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commentRangeStart w:id="54"/>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FB6609" w:rsidRPr="00F41728">
              <w:rPr>
                <w:rFonts w:asciiTheme="minorHAnsi" w:hAnsiTheme="minorHAnsi"/>
              </w:rPr>
              <w:t>3</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Process Data</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F41728">
            <w:pPr>
              <w:cnfStyle w:val="000000000000"/>
              <w:rPr>
                <w:rFonts w:asciiTheme="minorHAnsi" w:hAnsiTheme="minorHAnsi"/>
              </w:rPr>
            </w:pPr>
            <w:r>
              <w:rPr>
                <w:rFonts w:asciiTheme="minorHAnsi" w:hAnsiTheme="minorHAnsi"/>
              </w:rPr>
              <w:t>U</w:t>
            </w:r>
            <w:r w:rsidR="00FB6609" w:rsidRPr="00F41728">
              <w:rPr>
                <w:rFonts w:asciiTheme="minorHAnsi" w:hAnsiTheme="minorHAnsi"/>
              </w:rPr>
              <w:t>sers</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User initiates file processing</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F41728">
              <w:rPr>
                <w:rFonts w:asciiTheme="minorHAnsi" w:hAnsiTheme="minorHAnsi"/>
              </w:rPr>
              <w:t>The user initiates the action to process the loaded files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commentRangeEnd w:id="54"/>
      <w:tr w:rsidR="00FB6609" w:rsidRPr="00FB6609" w:rsidTr="001C7416">
        <w:tc>
          <w:tcPr>
            <w:cnfStyle w:val="001000000000"/>
            <w:tcW w:w="4788" w:type="dxa"/>
            <w:gridSpan w:val="2"/>
          </w:tcPr>
          <w:p w:rsidR="00FB6609" w:rsidRPr="007A50E9" w:rsidRDefault="00FB6609" w:rsidP="00FB6609">
            <w:pPr>
              <w:rPr>
                <w:rFonts w:asciiTheme="minorHAnsi" w:hAnsiTheme="minorHAnsi"/>
                <w:b w:val="0"/>
              </w:rPr>
            </w:pPr>
            <w:r w:rsidRPr="007A50E9">
              <w:rPr>
                <w:rStyle w:val="CommentReference"/>
                <w:rFonts w:asciiTheme="minorHAnsi" w:hAnsiTheme="minorHAnsi"/>
                <w:sz w:val="22"/>
                <w:szCs w:val="22"/>
              </w:rPr>
              <w:commentReference w:id="54"/>
            </w:r>
            <w:r w:rsidR="00F41728" w:rsidRPr="007A50E9">
              <w:rPr>
                <w:rFonts w:asciiTheme="minorHAnsi" w:hAnsiTheme="minorHAnsi"/>
              </w:rPr>
              <w:t>1. User initiates the file processing action.</w:t>
            </w:r>
          </w:p>
        </w:tc>
        <w:tc>
          <w:tcPr>
            <w:tcW w:w="4788" w:type="dxa"/>
          </w:tcPr>
          <w:p w:rsidR="00FB6609" w:rsidRPr="007A50E9" w:rsidRDefault="00FB6609" w:rsidP="00FB6609">
            <w:pPr>
              <w:cnfStyle w:val="000000000000"/>
              <w:rPr>
                <w:rFonts w:asciiTheme="minorHAnsi" w:hAnsiTheme="minorHAnsi"/>
              </w:rPr>
            </w:pPr>
          </w:p>
        </w:tc>
      </w:tr>
      <w:tr w:rsidR="00F41728" w:rsidRPr="00FB6609" w:rsidTr="001C7416">
        <w:trPr>
          <w:cnfStyle w:val="000000100000"/>
        </w:trPr>
        <w:tc>
          <w:tcPr>
            <w:cnfStyle w:val="00100000000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F41728">
              <w:rPr>
                <w:rFonts w:asciiTheme="minorHAnsi" w:hAnsiTheme="minorHAnsi"/>
              </w:rPr>
              <w:t>4</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F41728">
            <w:pPr>
              <w:cnfStyle w:val="000000000000"/>
              <w:rPr>
                <w:rFonts w:asciiTheme="minorHAnsi" w:hAnsiTheme="minorHAnsi"/>
              </w:rPr>
            </w:pPr>
            <w:r>
              <w:rPr>
                <w:rFonts w:asciiTheme="minorHAnsi" w:hAnsiTheme="minorHAnsi"/>
              </w:rPr>
              <w:t>Users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processed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F41728">
              <w:rPr>
                <w:rFonts w:asciiTheme="minorHAnsi" w:hAnsiTheme="minorHAnsi"/>
              </w:rPr>
              <w:t>5</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Users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 into the database</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tblPr>
      <w:tblGrid>
        <w:gridCol w:w="2358"/>
        <w:gridCol w:w="2430"/>
        <w:gridCol w:w="4788"/>
      </w:tblGrid>
      <w:tr w:rsidR="00F41728" w:rsidRPr="00AD2C1D" w:rsidTr="001C7416">
        <w:trPr>
          <w:cnfStyle w:val="100000000000"/>
        </w:trPr>
        <w:tc>
          <w:tcPr>
            <w:cnfStyle w:val="001000000000"/>
            <w:tcW w:w="2358" w:type="dxa"/>
          </w:tcPr>
          <w:p w:rsidR="00F41728" w:rsidRPr="00AD2C1D" w:rsidRDefault="00F41728" w:rsidP="001C7416">
            <w:pPr>
              <w:rPr>
                <w:rFonts w:asciiTheme="minorHAnsi" w:hAnsiTheme="minorHAnsi"/>
              </w:rPr>
            </w:pPr>
            <w:del w:id="55" w:author="rewjs" w:date="2015-10-20T14:09:00Z">
              <w:r w:rsidRPr="00AD2C1D" w:rsidDel="00313CA2">
                <w:rPr>
                  <w:rFonts w:asciiTheme="minorHAnsi" w:hAnsiTheme="minorHAnsi"/>
                </w:rPr>
                <w:delText>Use Case ID</w:delText>
              </w:r>
            </w:del>
          </w:p>
        </w:tc>
        <w:tc>
          <w:tcPr>
            <w:tcW w:w="7218" w:type="dxa"/>
            <w:gridSpan w:val="2"/>
          </w:tcPr>
          <w:p w:rsidR="00F41728" w:rsidRPr="00AD2C1D" w:rsidRDefault="00F41728" w:rsidP="001C7416">
            <w:pPr>
              <w:cnfStyle w:val="100000000000"/>
              <w:rPr>
                <w:rFonts w:asciiTheme="minorHAnsi" w:hAnsiTheme="minorHAnsi"/>
              </w:rPr>
            </w:pPr>
            <w:del w:id="56" w:author="rewjs" w:date="2015-10-20T14:09:00Z">
              <w:r w:rsidRPr="00AD2C1D" w:rsidDel="00313CA2">
                <w:rPr>
                  <w:rFonts w:asciiTheme="minorHAnsi" w:hAnsiTheme="minorHAnsi"/>
                </w:rPr>
                <w:delText>UC_00</w:delText>
              </w:r>
              <w:r w:rsidR="00571873" w:rsidDel="00313CA2">
                <w:rPr>
                  <w:rFonts w:asciiTheme="minorHAnsi" w:hAnsiTheme="minorHAnsi"/>
                </w:rPr>
                <w:delText>6</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57" w:author="rewjs" w:date="2015-10-20T14:09:00Z">
              <w:r w:rsidRPr="00AD2C1D" w:rsidDel="00313CA2">
                <w:rPr>
                  <w:rFonts w:asciiTheme="minorHAnsi" w:hAnsiTheme="minorHAnsi"/>
                </w:rPr>
                <w:delText>Use Case Name</w:delText>
              </w:r>
            </w:del>
          </w:p>
        </w:tc>
        <w:tc>
          <w:tcPr>
            <w:tcW w:w="7218" w:type="dxa"/>
            <w:gridSpan w:val="2"/>
          </w:tcPr>
          <w:p w:rsidR="00F41728" w:rsidRPr="00AD2C1D" w:rsidRDefault="00F41728" w:rsidP="001C7416">
            <w:pPr>
              <w:cnfStyle w:val="000000100000"/>
              <w:rPr>
                <w:rFonts w:asciiTheme="minorHAnsi" w:hAnsiTheme="minorHAnsi"/>
              </w:rPr>
            </w:pPr>
            <w:del w:id="58" w:author="rewjs" w:date="2015-10-20T14:09:00Z">
              <w:r w:rsidDel="00313CA2">
                <w:rPr>
                  <w:rFonts w:asciiTheme="minorHAnsi" w:hAnsiTheme="minorHAnsi"/>
                </w:rPr>
                <w:delText>Install Data Collection Software</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59" w:author="rewjs" w:date="2015-10-20T14:09:00Z">
              <w:r w:rsidRPr="00AD2C1D" w:rsidDel="00313CA2">
                <w:rPr>
                  <w:rFonts w:asciiTheme="minorHAnsi" w:hAnsiTheme="minorHAnsi"/>
                </w:rPr>
                <w:delText>Actor(s)</w:delText>
              </w:r>
            </w:del>
          </w:p>
        </w:tc>
        <w:tc>
          <w:tcPr>
            <w:tcW w:w="7218" w:type="dxa"/>
            <w:gridSpan w:val="2"/>
          </w:tcPr>
          <w:p w:rsidR="00F41728" w:rsidRPr="00AD2C1D" w:rsidRDefault="00F41728" w:rsidP="001C7416">
            <w:pPr>
              <w:cnfStyle w:val="000000000000"/>
              <w:rPr>
                <w:rFonts w:asciiTheme="minorHAnsi" w:hAnsiTheme="minorHAnsi"/>
              </w:rPr>
            </w:pPr>
            <w:del w:id="60" w:author="rewjs" w:date="2015-10-20T14:09:00Z">
              <w:r w:rsidDel="00313CA2">
                <w:rPr>
                  <w:rFonts w:asciiTheme="minorHAnsi" w:hAnsiTheme="minorHAnsi"/>
                </w:rPr>
                <w:delText>All users</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61" w:author="rewjs" w:date="2015-10-20T14:09:00Z">
              <w:r w:rsidRPr="00AD2C1D" w:rsidDel="00313CA2">
                <w:rPr>
                  <w:rFonts w:asciiTheme="minorHAnsi" w:hAnsiTheme="minorHAnsi"/>
                </w:rPr>
                <w:delText>Purpose</w:delText>
              </w:r>
            </w:del>
          </w:p>
        </w:tc>
        <w:tc>
          <w:tcPr>
            <w:tcW w:w="7218" w:type="dxa"/>
            <w:gridSpan w:val="2"/>
          </w:tcPr>
          <w:p w:rsidR="00F41728" w:rsidRPr="00AD2C1D" w:rsidRDefault="00F41728">
            <w:pPr>
              <w:cnfStyle w:val="000000100000"/>
              <w:rPr>
                <w:rFonts w:asciiTheme="minorHAnsi" w:hAnsiTheme="minorHAnsi"/>
              </w:rPr>
            </w:pPr>
            <w:del w:id="62" w:author="rewjs" w:date="2015-10-20T14:09:00Z">
              <w:r w:rsidDel="00313CA2">
                <w:rPr>
                  <w:rFonts w:asciiTheme="minorHAnsi" w:hAnsiTheme="minorHAnsi"/>
                </w:rPr>
                <w:delText>Install the data collection software on the system.</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63" w:author="rewjs" w:date="2015-10-20T14:09:00Z">
              <w:r w:rsidRPr="00AD2C1D" w:rsidDel="00313CA2">
                <w:rPr>
                  <w:rFonts w:asciiTheme="minorHAnsi" w:hAnsiTheme="minorHAnsi"/>
                </w:rPr>
                <w:delText>Overview</w:delText>
              </w:r>
            </w:del>
          </w:p>
        </w:tc>
        <w:tc>
          <w:tcPr>
            <w:tcW w:w="7218" w:type="dxa"/>
            <w:gridSpan w:val="2"/>
          </w:tcPr>
          <w:p w:rsidR="00F41728" w:rsidRPr="00AD2C1D" w:rsidRDefault="00F41728" w:rsidP="001C7416">
            <w:pPr>
              <w:cnfStyle w:val="000000000000"/>
              <w:rPr>
                <w:rFonts w:asciiTheme="minorHAnsi" w:hAnsiTheme="minorHAnsi"/>
              </w:rPr>
            </w:pPr>
            <w:del w:id="64" w:author="rewjs" w:date="2015-10-20T14:09:00Z">
              <w:r w:rsidDel="00313CA2">
                <w:rPr>
                  <w:rFonts w:asciiTheme="minorHAnsi" w:hAnsiTheme="minorHAnsi"/>
                </w:rPr>
                <w:delText>The user needs the data collection software to be installed on the system in order to import data to the SQL database.</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65" w:author="rewjs" w:date="2015-10-20T14:09:00Z">
              <w:r w:rsidRPr="00AD2C1D" w:rsidDel="00313CA2">
                <w:rPr>
                  <w:rFonts w:asciiTheme="minorHAnsi" w:hAnsiTheme="minorHAnsi"/>
                </w:rPr>
                <w:delText>Cross-References</w:delText>
              </w:r>
            </w:del>
          </w:p>
        </w:tc>
        <w:tc>
          <w:tcPr>
            <w:tcW w:w="7218" w:type="dxa"/>
            <w:gridSpan w:val="2"/>
          </w:tcPr>
          <w:p w:rsidR="00F41728" w:rsidRPr="00AD2C1D" w:rsidRDefault="00F41728" w:rsidP="001C7416">
            <w:pPr>
              <w:cnfStyle w:val="000000100000"/>
              <w:rPr>
                <w:rFonts w:asciiTheme="minorHAnsi" w:hAnsiTheme="minorHAnsi"/>
                <w:i/>
              </w:rPr>
            </w:pPr>
            <w:del w:id="66" w:author="rewjs" w:date="2015-10-20T14:09:00Z">
              <w:r w:rsidRPr="00AD2C1D" w:rsidDel="00313CA2">
                <w:rPr>
                  <w:rFonts w:asciiTheme="minorHAnsi" w:hAnsiTheme="minorHAnsi"/>
                  <w:i/>
                </w:rPr>
                <w:delText>&lt;requirements to be inserted here after finalized&gt;</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67" w:author="rewjs" w:date="2015-10-20T14:09:00Z">
              <w:r w:rsidRPr="00AD2C1D" w:rsidDel="00313CA2">
                <w:rPr>
                  <w:rFonts w:asciiTheme="minorHAnsi" w:hAnsiTheme="minorHAnsi"/>
                </w:rPr>
                <w:delText>Pre-conditions</w:delText>
              </w:r>
            </w:del>
          </w:p>
        </w:tc>
        <w:tc>
          <w:tcPr>
            <w:tcW w:w="7218" w:type="dxa"/>
            <w:gridSpan w:val="2"/>
          </w:tcPr>
          <w:p w:rsidR="00F41728" w:rsidRPr="00AD2C1D" w:rsidRDefault="00F41728" w:rsidP="001C7416">
            <w:pPr>
              <w:cnfStyle w:val="000000000000"/>
              <w:rPr>
                <w:rFonts w:asciiTheme="minorHAnsi" w:hAnsiTheme="minorHAnsi"/>
              </w:rPr>
            </w:pPr>
            <w:del w:id="68" w:author="rewjs" w:date="2015-10-20T14:09:00Z">
              <w:r w:rsidDel="00313CA2">
                <w:rPr>
                  <w:rFonts w:asciiTheme="minorHAnsi" w:hAnsiTheme="minorHAnsi"/>
                </w:rPr>
                <w:delText>The system specifications meet the minimum criteria for installation.</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69" w:author="rewjs" w:date="2015-10-20T14:09:00Z">
              <w:r w:rsidRPr="00AD2C1D" w:rsidDel="00313CA2">
                <w:rPr>
                  <w:rFonts w:asciiTheme="minorHAnsi" w:hAnsiTheme="minorHAnsi"/>
                </w:rPr>
                <w:delText>Post-conditions</w:delText>
              </w:r>
            </w:del>
          </w:p>
        </w:tc>
        <w:tc>
          <w:tcPr>
            <w:tcW w:w="7218" w:type="dxa"/>
            <w:gridSpan w:val="2"/>
          </w:tcPr>
          <w:p w:rsidR="00F41728" w:rsidDel="00313CA2" w:rsidRDefault="00852A32" w:rsidP="001C7416">
            <w:pPr>
              <w:cnfStyle w:val="000000100000"/>
              <w:rPr>
                <w:del w:id="70" w:author="rewjs" w:date="2015-10-20T14:09:00Z"/>
                <w:rFonts w:asciiTheme="minorHAnsi" w:hAnsiTheme="minorHAnsi"/>
              </w:rPr>
            </w:pPr>
            <w:del w:id="71" w:author="rewjs" w:date="2015-10-20T14:09:00Z">
              <w:r w:rsidDel="00313CA2">
                <w:rPr>
                  <w:rFonts w:asciiTheme="minorHAnsi" w:hAnsiTheme="minorHAnsi"/>
                  <w:b/>
                </w:rPr>
                <w:delText xml:space="preserve">PASS: </w:delText>
              </w:r>
              <w:r w:rsidR="00F41728" w:rsidDel="00313CA2">
                <w:rPr>
                  <w:rFonts w:asciiTheme="minorHAnsi" w:hAnsiTheme="minorHAnsi"/>
                </w:rPr>
                <w:delText>The data collection software is installed.</w:delText>
              </w:r>
            </w:del>
          </w:p>
          <w:p w:rsidR="00852A32" w:rsidRPr="00852A32" w:rsidRDefault="00852A32" w:rsidP="001C7416">
            <w:pPr>
              <w:cnfStyle w:val="000000100000"/>
              <w:rPr>
                <w:rFonts w:asciiTheme="minorHAnsi" w:hAnsiTheme="minorHAnsi"/>
              </w:rPr>
            </w:pPr>
            <w:del w:id="72" w:author="rewjs" w:date="2015-10-20T14:09:00Z">
              <w:r w:rsidDel="00313CA2">
                <w:rPr>
                  <w:rFonts w:asciiTheme="minorHAnsi" w:hAnsiTheme="minorHAnsi"/>
                  <w:b/>
                </w:rPr>
                <w:delText xml:space="preserve">FAIL: </w:delText>
              </w:r>
              <w:r w:rsidDel="00313CA2">
                <w:rPr>
                  <w:rFonts w:asciiTheme="minorHAnsi" w:hAnsiTheme="minorHAnsi"/>
                </w:rPr>
                <w:delText>The data collection software is not installed.</w:delText>
              </w:r>
            </w:del>
          </w:p>
        </w:tc>
      </w:tr>
      <w:tr w:rsidR="00F41728" w:rsidRPr="00AD2C1D" w:rsidTr="001C7416">
        <w:tc>
          <w:tcPr>
            <w:cnfStyle w:val="001000000000"/>
            <w:tcW w:w="9576" w:type="dxa"/>
            <w:gridSpan w:val="3"/>
          </w:tcPr>
          <w:p w:rsidR="00F41728" w:rsidRPr="00AD2C1D" w:rsidRDefault="00F41728" w:rsidP="001C7416">
            <w:pPr>
              <w:rPr>
                <w:rFonts w:asciiTheme="minorHAnsi" w:hAnsiTheme="minorHAnsi"/>
              </w:rPr>
            </w:pPr>
            <w:del w:id="73" w:author="rewjs" w:date="2015-10-20T14:09:00Z">
              <w:r w:rsidRPr="00AD2C1D" w:rsidDel="00313CA2">
                <w:rPr>
                  <w:rFonts w:asciiTheme="minorHAnsi" w:hAnsiTheme="minorHAnsi"/>
                </w:rPr>
                <w:delText>Course of Events</w:delText>
              </w:r>
            </w:del>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rPr>
            </w:pPr>
            <w:del w:id="74" w:author="rewjs" w:date="2015-10-20T14:09:00Z">
              <w:r w:rsidRPr="00AD2C1D" w:rsidDel="00313CA2">
                <w:rPr>
                  <w:rFonts w:asciiTheme="minorHAnsi" w:hAnsiTheme="minorHAnsi"/>
                </w:rPr>
                <w:delText>Actor Actions</w:delText>
              </w:r>
            </w:del>
          </w:p>
        </w:tc>
        <w:tc>
          <w:tcPr>
            <w:tcW w:w="4788" w:type="dxa"/>
          </w:tcPr>
          <w:p w:rsidR="00F41728" w:rsidRPr="00AD2C1D" w:rsidRDefault="00F41728" w:rsidP="001C7416">
            <w:pPr>
              <w:cnfStyle w:val="000000100000"/>
              <w:rPr>
                <w:rFonts w:asciiTheme="minorHAnsi" w:hAnsiTheme="minorHAnsi"/>
                <w:b/>
              </w:rPr>
            </w:pPr>
            <w:del w:id="75" w:author="rewjs" w:date="2015-10-20T14:09:00Z">
              <w:r w:rsidRPr="00AD2C1D" w:rsidDel="00313CA2">
                <w:rPr>
                  <w:rFonts w:asciiTheme="minorHAnsi" w:hAnsiTheme="minorHAnsi"/>
                  <w:b/>
                </w:rPr>
                <w:delText>System Response</w:delText>
              </w:r>
            </w:del>
          </w:p>
        </w:tc>
      </w:tr>
      <w:tr w:rsidR="00F41728" w:rsidRPr="00AD2C1D" w:rsidTr="001C7416">
        <w:tc>
          <w:tcPr>
            <w:cnfStyle w:val="001000000000"/>
            <w:tcW w:w="4788" w:type="dxa"/>
            <w:gridSpan w:val="2"/>
          </w:tcPr>
          <w:p w:rsidR="00F41728" w:rsidRPr="007A50E9" w:rsidRDefault="00F41728">
            <w:pPr>
              <w:rPr>
                <w:rFonts w:asciiTheme="minorHAnsi" w:hAnsiTheme="minorHAnsi"/>
                <w:b w:val="0"/>
              </w:rPr>
            </w:pPr>
            <w:del w:id="76" w:author="rewjs" w:date="2015-10-20T14:09:00Z">
              <w:r w:rsidRPr="00F41728" w:rsidDel="00313CA2">
                <w:rPr>
                  <w:rFonts w:asciiTheme="minorHAnsi" w:hAnsiTheme="minorHAnsi"/>
                </w:rPr>
                <w:delText xml:space="preserve">1. </w:delText>
              </w:r>
              <w:r w:rsidR="00571873" w:rsidDel="00313CA2">
                <w:rPr>
                  <w:rFonts w:asciiTheme="minorHAnsi" w:hAnsiTheme="minorHAnsi"/>
                  <w:b w:val="0"/>
                </w:rPr>
                <w:delText>The user runs the set up file</w:delText>
              </w:r>
              <w:r w:rsidDel="00313CA2">
                <w:rPr>
                  <w:rFonts w:asciiTheme="minorHAnsi" w:hAnsiTheme="minorHAnsi"/>
                  <w:b w:val="0"/>
                </w:rPr>
                <w:delText xml:space="preserve"> for the data collection software.</w:delText>
              </w:r>
            </w:del>
          </w:p>
        </w:tc>
        <w:tc>
          <w:tcPr>
            <w:tcW w:w="4788" w:type="dxa"/>
          </w:tcPr>
          <w:p w:rsidR="00F41728" w:rsidRPr="00AD2C1D" w:rsidRDefault="00F41728"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del w:id="77" w:author="rewjs" w:date="2015-10-20T14:09:00Z">
              <w:r w:rsidDel="00313CA2">
                <w:rPr>
                  <w:rFonts w:asciiTheme="minorHAnsi" w:hAnsiTheme="minorHAnsi"/>
                </w:rPr>
                <w:delText>2. The set-up software appears in a wind</w:delText>
              </w:r>
              <w:r w:rsidR="00571873" w:rsidDel="00313CA2">
                <w:rPr>
                  <w:rFonts w:asciiTheme="minorHAnsi" w:hAnsiTheme="minorHAnsi"/>
                </w:rPr>
                <w:delText>ow on the screen.  The software requests the user to input a directory to install the software.</w:delText>
              </w:r>
            </w:del>
          </w:p>
        </w:tc>
      </w:tr>
      <w:tr w:rsidR="00571873" w:rsidRPr="00AD2C1D" w:rsidTr="001C7416">
        <w:tc>
          <w:tcPr>
            <w:cnfStyle w:val="001000000000"/>
            <w:tcW w:w="4788" w:type="dxa"/>
            <w:gridSpan w:val="2"/>
          </w:tcPr>
          <w:p w:rsidR="00571873" w:rsidRPr="007A50E9" w:rsidRDefault="00571873">
            <w:pPr>
              <w:rPr>
                <w:rFonts w:asciiTheme="minorHAnsi" w:hAnsiTheme="minorHAnsi"/>
                <w:b w:val="0"/>
              </w:rPr>
            </w:pPr>
            <w:del w:id="78" w:author="rewjs" w:date="2015-10-20T14:09:00Z">
              <w:r w:rsidRPr="00571873" w:rsidDel="00313CA2">
                <w:rPr>
                  <w:rFonts w:asciiTheme="minorHAnsi" w:hAnsiTheme="minorHAnsi"/>
                </w:rPr>
                <w:delText>3. The user inputs a directory to install the software to.</w:delText>
              </w:r>
            </w:del>
          </w:p>
        </w:tc>
        <w:tc>
          <w:tcPr>
            <w:tcW w:w="4788" w:type="dxa"/>
          </w:tcPr>
          <w:p w:rsidR="00571873" w:rsidRPr="00571873" w:rsidRDefault="00571873" w:rsidP="001C7416">
            <w:pPr>
              <w:cnfStyle w:val="000000000000"/>
              <w:rPr>
                <w:rFonts w:asciiTheme="minorHAnsi" w:hAnsiTheme="minorHAnsi"/>
              </w:rPr>
            </w:pPr>
          </w:p>
        </w:tc>
      </w:tr>
      <w:tr w:rsidR="00571873" w:rsidRPr="00AD2C1D" w:rsidTr="001C7416">
        <w:trPr>
          <w:cnfStyle w:val="000000100000"/>
        </w:trPr>
        <w:tc>
          <w:tcPr>
            <w:cnfStyle w:val="001000000000"/>
            <w:tcW w:w="4788" w:type="dxa"/>
            <w:gridSpan w:val="2"/>
          </w:tcPr>
          <w:p w:rsidR="00571873" w:rsidRPr="00571873" w:rsidRDefault="00571873" w:rsidP="00571873">
            <w:pPr>
              <w:rPr>
                <w:rFonts w:asciiTheme="minorHAnsi" w:hAnsiTheme="minorHAnsi"/>
                <w:b w:val="0"/>
                <w:bCs w:val="0"/>
              </w:rPr>
            </w:pPr>
          </w:p>
        </w:tc>
        <w:tc>
          <w:tcPr>
            <w:tcW w:w="4788" w:type="dxa"/>
          </w:tcPr>
          <w:p w:rsidR="00571873" w:rsidRPr="007A50E9" w:rsidRDefault="00571873">
            <w:pPr>
              <w:cnfStyle w:val="000000100000"/>
              <w:rPr>
                <w:rFonts w:asciiTheme="minorHAnsi" w:hAnsiTheme="minorHAnsi"/>
              </w:rPr>
            </w:pPr>
            <w:del w:id="79" w:author="rewjs" w:date="2015-10-20T14:09:00Z">
              <w:r w:rsidRPr="00571873" w:rsidDel="00313CA2">
                <w:rPr>
                  <w:rFonts w:asciiTheme="minorHAnsi" w:hAnsiTheme="minorHAnsi"/>
                </w:rPr>
                <w:delText>4. The software installs the software to the directory.</w:delText>
              </w:r>
            </w:del>
          </w:p>
        </w:tc>
      </w:tr>
    </w:tbl>
    <w:p w:rsidR="00F41728" w:rsidRDefault="00F41728" w:rsidP="007A50E9"/>
    <w:tbl>
      <w:tblPr>
        <w:tblStyle w:val="GridTable4Accent1"/>
        <w:tblW w:w="0" w:type="auto"/>
        <w:tblLook w:val="04A0"/>
      </w:tblPr>
      <w:tblGrid>
        <w:gridCol w:w="2358"/>
        <w:gridCol w:w="2430"/>
        <w:gridCol w:w="4788"/>
      </w:tblGrid>
      <w:tr w:rsidR="00F41728" w:rsidRPr="00AD2C1D" w:rsidTr="001C7416">
        <w:trPr>
          <w:cnfStyle w:val="100000000000"/>
        </w:trPr>
        <w:tc>
          <w:tcPr>
            <w:cnfStyle w:val="001000000000"/>
            <w:tcW w:w="2358" w:type="dxa"/>
          </w:tcPr>
          <w:p w:rsidR="00F41728" w:rsidRPr="00AD2C1D" w:rsidRDefault="00F41728" w:rsidP="001C7416">
            <w:pPr>
              <w:rPr>
                <w:rFonts w:asciiTheme="minorHAnsi" w:hAnsiTheme="minorHAnsi"/>
              </w:rPr>
            </w:pPr>
            <w:del w:id="80" w:author="rewjs" w:date="2015-10-20T14:09:00Z">
              <w:r w:rsidRPr="00AD2C1D" w:rsidDel="00313CA2">
                <w:rPr>
                  <w:rFonts w:asciiTheme="minorHAnsi" w:hAnsiTheme="minorHAnsi"/>
                </w:rPr>
                <w:delText>Use Case ID</w:delText>
              </w:r>
            </w:del>
          </w:p>
        </w:tc>
        <w:tc>
          <w:tcPr>
            <w:tcW w:w="7218" w:type="dxa"/>
            <w:gridSpan w:val="2"/>
          </w:tcPr>
          <w:p w:rsidR="00F41728" w:rsidRPr="00AD2C1D" w:rsidRDefault="00F41728" w:rsidP="001C7416">
            <w:pPr>
              <w:cnfStyle w:val="100000000000"/>
              <w:rPr>
                <w:rFonts w:asciiTheme="minorHAnsi" w:hAnsiTheme="minorHAnsi"/>
              </w:rPr>
            </w:pPr>
            <w:del w:id="81" w:author="rewjs" w:date="2015-10-20T14:09:00Z">
              <w:r w:rsidRPr="00AD2C1D" w:rsidDel="00313CA2">
                <w:rPr>
                  <w:rFonts w:asciiTheme="minorHAnsi" w:hAnsiTheme="minorHAnsi"/>
                </w:rPr>
                <w:delText>UC_00</w:delText>
              </w:r>
              <w:r w:rsidR="00571873" w:rsidDel="00313CA2">
                <w:rPr>
                  <w:rFonts w:asciiTheme="minorHAnsi" w:hAnsiTheme="minorHAnsi"/>
                </w:rPr>
                <w:delText>7</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82" w:author="rewjs" w:date="2015-10-20T14:09:00Z">
              <w:r w:rsidRPr="00AD2C1D" w:rsidDel="00313CA2">
                <w:rPr>
                  <w:rFonts w:asciiTheme="minorHAnsi" w:hAnsiTheme="minorHAnsi"/>
                </w:rPr>
                <w:delText>Use Case Name</w:delText>
              </w:r>
            </w:del>
          </w:p>
        </w:tc>
        <w:tc>
          <w:tcPr>
            <w:tcW w:w="7218" w:type="dxa"/>
            <w:gridSpan w:val="2"/>
          </w:tcPr>
          <w:p w:rsidR="00F41728" w:rsidRPr="00AD2C1D" w:rsidRDefault="00F41728" w:rsidP="001C7416">
            <w:pPr>
              <w:cnfStyle w:val="000000100000"/>
              <w:rPr>
                <w:rFonts w:asciiTheme="minorHAnsi" w:hAnsiTheme="minorHAnsi"/>
              </w:rPr>
            </w:pPr>
            <w:del w:id="83" w:author="rewjs" w:date="2015-10-20T14:09:00Z">
              <w:r w:rsidDel="00313CA2">
                <w:rPr>
                  <w:rFonts w:asciiTheme="minorHAnsi" w:hAnsiTheme="minorHAnsi"/>
                </w:rPr>
                <w:delText>Uninstalled Data Collection Software</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84" w:author="rewjs" w:date="2015-10-20T14:09:00Z">
              <w:r w:rsidRPr="00AD2C1D" w:rsidDel="00313CA2">
                <w:rPr>
                  <w:rFonts w:asciiTheme="minorHAnsi" w:hAnsiTheme="minorHAnsi"/>
                </w:rPr>
                <w:delText>Actor(s)</w:delText>
              </w:r>
            </w:del>
          </w:p>
        </w:tc>
        <w:tc>
          <w:tcPr>
            <w:tcW w:w="7218" w:type="dxa"/>
            <w:gridSpan w:val="2"/>
          </w:tcPr>
          <w:p w:rsidR="00F41728" w:rsidRPr="00AD2C1D" w:rsidRDefault="00F41728" w:rsidP="001C7416">
            <w:pPr>
              <w:cnfStyle w:val="000000000000"/>
              <w:rPr>
                <w:rFonts w:asciiTheme="minorHAnsi" w:hAnsiTheme="minorHAnsi"/>
              </w:rPr>
            </w:pPr>
            <w:del w:id="85" w:author="rewjs" w:date="2015-10-20T14:09:00Z">
              <w:r w:rsidDel="00313CA2">
                <w:rPr>
                  <w:rFonts w:asciiTheme="minorHAnsi" w:hAnsiTheme="minorHAnsi"/>
                </w:rPr>
                <w:delText>All users</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86" w:author="rewjs" w:date="2015-10-20T14:09:00Z">
              <w:r w:rsidRPr="00AD2C1D" w:rsidDel="00313CA2">
                <w:rPr>
                  <w:rFonts w:asciiTheme="minorHAnsi" w:hAnsiTheme="minorHAnsi"/>
                </w:rPr>
                <w:delText>Purpose</w:delText>
              </w:r>
            </w:del>
          </w:p>
        </w:tc>
        <w:tc>
          <w:tcPr>
            <w:tcW w:w="7218" w:type="dxa"/>
            <w:gridSpan w:val="2"/>
          </w:tcPr>
          <w:p w:rsidR="00F41728" w:rsidRPr="00AD2C1D" w:rsidRDefault="00571873">
            <w:pPr>
              <w:cnfStyle w:val="000000100000"/>
              <w:rPr>
                <w:rFonts w:asciiTheme="minorHAnsi" w:hAnsiTheme="minorHAnsi"/>
              </w:rPr>
            </w:pPr>
            <w:del w:id="87" w:author="rewjs" w:date="2015-10-20T14:09:00Z">
              <w:r w:rsidDel="00313CA2">
                <w:rPr>
                  <w:rFonts w:asciiTheme="minorHAnsi" w:hAnsiTheme="minorHAnsi"/>
                </w:rPr>
                <w:delText>Uninstall data collection software on the system.</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88" w:author="rewjs" w:date="2015-10-20T14:09:00Z">
              <w:r w:rsidRPr="00AD2C1D" w:rsidDel="00313CA2">
                <w:rPr>
                  <w:rFonts w:asciiTheme="minorHAnsi" w:hAnsiTheme="minorHAnsi"/>
                </w:rPr>
                <w:delText>Overview</w:delText>
              </w:r>
            </w:del>
          </w:p>
        </w:tc>
        <w:tc>
          <w:tcPr>
            <w:tcW w:w="7218" w:type="dxa"/>
            <w:gridSpan w:val="2"/>
          </w:tcPr>
          <w:p w:rsidR="00F41728" w:rsidRPr="00AD2C1D" w:rsidRDefault="00571873" w:rsidP="001C7416">
            <w:pPr>
              <w:cnfStyle w:val="000000000000"/>
              <w:rPr>
                <w:rFonts w:asciiTheme="minorHAnsi" w:hAnsiTheme="minorHAnsi"/>
              </w:rPr>
            </w:pPr>
            <w:del w:id="89" w:author="rewjs" w:date="2015-10-20T14:09:00Z">
              <w:r w:rsidDel="00313CA2">
                <w:rPr>
                  <w:rFonts w:asciiTheme="minorHAnsi" w:hAnsiTheme="minorHAnsi"/>
                </w:rPr>
                <w:delText>The user needs to be able to remove the data collection software from the system.</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90" w:author="rewjs" w:date="2015-10-20T14:09:00Z">
              <w:r w:rsidRPr="00AD2C1D" w:rsidDel="00313CA2">
                <w:rPr>
                  <w:rFonts w:asciiTheme="minorHAnsi" w:hAnsiTheme="minorHAnsi"/>
                </w:rPr>
                <w:delText>Cross-References</w:delText>
              </w:r>
            </w:del>
          </w:p>
        </w:tc>
        <w:tc>
          <w:tcPr>
            <w:tcW w:w="7218" w:type="dxa"/>
            <w:gridSpan w:val="2"/>
          </w:tcPr>
          <w:p w:rsidR="00F41728" w:rsidRPr="00AD2C1D" w:rsidRDefault="00F41728" w:rsidP="001C7416">
            <w:pPr>
              <w:cnfStyle w:val="000000100000"/>
              <w:rPr>
                <w:rFonts w:asciiTheme="minorHAnsi" w:hAnsiTheme="minorHAnsi"/>
                <w:i/>
              </w:rPr>
            </w:pPr>
            <w:del w:id="91" w:author="rewjs" w:date="2015-10-20T14:09:00Z">
              <w:r w:rsidRPr="00AD2C1D" w:rsidDel="00313CA2">
                <w:rPr>
                  <w:rFonts w:asciiTheme="minorHAnsi" w:hAnsiTheme="minorHAnsi"/>
                  <w:i/>
                </w:rPr>
                <w:delText>&lt;requirements to be inserted here after finalized&gt;</w:delText>
              </w:r>
            </w:del>
          </w:p>
        </w:tc>
      </w:tr>
      <w:tr w:rsidR="00F41728" w:rsidRPr="00AD2C1D" w:rsidTr="001C7416">
        <w:tc>
          <w:tcPr>
            <w:cnfStyle w:val="001000000000"/>
            <w:tcW w:w="2358" w:type="dxa"/>
          </w:tcPr>
          <w:p w:rsidR="00F41728" w:rsidRPr="00AD2C1D" w:rsidRDefault="00F41728" w:rsidP="001C7416">
            <w:pPr>
              <w:rPr>
                <w:rFonts w:asciiTheme="minorHAnsi" w:hAnsiTheme="minorHAnsi"/>
              </w:rPr>
            </w:pPr>
            <w:del w:id="92" w:author="rewjs" w:date="2015-10-20T14:09:00Z">
              <w:r w:rsidRPr="00AD2C1D" w:rsidDel="00313CA2">
                <w:rPr>
                  <w:rFonts w:asciiTheme="minorHAnsi" w:hAnsiTheme="minorHAnsi"/>
                </w:rPr>
                <w:delText>Pre-conditions</w:delText>
              </w:r>
            </w:del>
          </w:p>
        </w:tc>
        <w:tc>
          <w:tcPr>
            <w:tcW w:w="7218" w:type="dxa"/>
            <w:gridSpan w:val="2"/>
          </w:tcPr>
          <w:p w:rsidR="00F41728" w:rsidRPr="00AD2C1D" w:rsidRDefault="00571873" w:rsidP="001C7416">
            <w:pPr>
              <w:cnfStyle w:val="000000000000"/>
              <w:rPr>
                <w:rFonts w:asciiTheme="minorHAnsi" w:hAnsiTheme="minorHAnsi"/>
              </w:rPr>
            </w:pPr>
            <w:del w:id="93" w:author="rewjs" w:date="2015-10-20T14:09:00Z">
              <w:r w:rsidDel="00313CA2">
                <w:rPr>
                  <w:rFonts w:asciiTheme="minorHAnsi" w:hAnsiTheme="minorHAnsi"/>
                </w:rPr>
                <w:delText>The system has the data collection software installed on it.</w:delText>
              </w:r>
            </w:del>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del w:id="94" w:author="rewjs" w:date="2015-10-20T14:09:00Z">
              <w:r w:rsidRPr="00AD2C1D" w:rsidDel="00313CA2">
                <w:rPr>
                  <w:rFonts w:asciiTheme="minorHAnsi" w:hAnsiTheme="minorHAnsi"/>
                </w:rPr>
                <w:delText>Post-conditions</w:delText>
              </w:r>
            </w:del>
          </w:p>
        </w:tc>
        <w:tc>
          <w:tcPr>
            <w:tcW w:w="7218" w:type="dxa"/>
            <w:gridSpan w:val="2"/>
          </w:tcPr>
          <w:p w:rsidR="00F41728" w:rsidDel="00313CA2" w:rsidRDefault="00852A32" w:rsidP="001C7416">
            <w:pPr>
              <w:cnfStyle w:val="000000100000"/>
              <w:rPr>
                <w:del w:id="95" w:author="rewjs" w:date="2015-10-20T14:09:00Z"/>
                <w:rFonts w:asciiTheme="minorHAnsi" w:hAnsiTheme="minorHAnsi"/>
              </w:rPr>
            </w:pPr>
            <w:del w:id="96" w:author="rewjs" w:date="2015-10-20T14:09:00Z">
              <w:r w:rsidDel="00313CA2">
                <w:rPr>
                  <w:rFonts w:asciiTheme="minorHAnsi" w:hAnsiTheme="minorHAnsi"/>
                  <w:b/>
                </w:rPr>
                <w:delText xml:space="preserve">PASS: </w:delText>
              </w:r>
              <w:r w:rsidR="00571873" w:rsidDel="00313CA2">
                <w:rPr>
                  <w:rFonts w:asciiTheme="minorHAnsi" w:hAnsiTheme="minorHAnsi"/>
                </w:rPr>
                <w:delText>The data collection software has been removed from the system.</w:delText>
              </w:r>
            </w:del>
          </w:p>
          <w:p w:rsidR="00852A32" w:rsidRPr="00852A32" w:rsidRDefault="00852A32" w:rsidP="001C7416">
            <w:pPr>
              <w:cnfStyle w:val="000000100000"/>
              <w:rPr>
                <w:rFonts w:asciiTheme="minorHAnsi" w:hAnsiTheme="minorHAnsi"/>
              </w:rPr>
            </w:pPr>
            <w:del w:id="97" w:author="rewjs" w:date="2015-10-20T14:09:00Z">
              <w:r w:rsidDel="00313CA2">
                <w:rPr>
                  <w:rFonts w:asciiTheme="minorHAnsi" w:hAnsiTheme="minorHAnsi"/>
                  <w:b/>
                </w:rPr>
                <w:delText xml:space="preserve">FAIL: </w:delText>
              </w:r>
              <w:r w:rsidDel="00313CA2">
                <w:rPr>
                  <w:rFonts w:asciiTheme="minorHAnsi" w:hAnsiTheme="minorHAnsi"/>
                </w:rPr>
                <w:delText xml:space="preserve"> The data collection software remains on the system.</w:delText>
              </w:r>
            </w:del>
          </w:p>
        </w:tc>
      </w:tr>
      <w:tr w:rsidR="00F41728" w:rsidRPr="00AD2C1D" w:rsidTr="001C7416">
        <w:tc>
          <w:tcPr>
            <w:cnfStyle w:val="001000000000"/>
            <w:tcW w:w="9576" w:type="dxa"/>
            <w:gridSpan w:val="3"/>
          </w:tcPr>
          <w:p w:rsidR="00F41728" w:rsidRPr="00AD2C1D" w:rsidRDefault="00F41728" w:rsidP="001C7416">
            <w:pPr>
              <w:rPr>
                <w:rFonts w:asciiTheme="minorHAnsi" w:hAnsiTheme="minorHAnsi"/>
              </w:rPr>
            </w:pPr>
            <w:del w:id="98" w:author="rewjs" w:date="2015-10-20T14:09:00Z">
              <w:r w:rsidRPr="00AD2C1D" w:rsidDel="00313CA2">
                <w:rPr>
                  <w:rFonts w:asciiTheme="minorHAnsi" w:hAnsiTheme="minorHAnsi"/>
                </w:rPr>
                <w:delText>Course of Events</w:delText>
              </w:r>
            </w:del>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rPr>
            </w:pPr>
            <w:del w:id="99" w:author="rewjs" w:date="2015-10-20T14:09:00Z">
              <w:r w:rsidRPr="00AD2C1D" w:rsidDel="00313CA2">
                <w:rPr>
                  <w:rFonts w:asciiTheme="minorHAnsi" w:hAnsiTheme="minorHAnsi"/>
                </w:rPr>
                <w:delText>Actor Actions</w:delText>
              </w:r>
            </w:del>
          </w:p>
        </w:tc>
        <w:tc>
          <w:tcPr>
            <w:tcW w:w="4788" w:type="dxa"/>
          </w:tcPr>
          <w:p w:rsidR="00F41728" w:rsidRPr="00AD2C1D" w:rsidRDefault="00F41728" w:rsidP="001C7416">
            <w:pPr>
              <w:cnfStyle w:val="000000100000"/>
              <w:rPr>
                <w:rFonts w:asciiTheme="minorHAnsi" w:hAnsiTheme="minorHAnsi"/>
                <w:b/>
              </w:rPr>
            </w:pPr>
            <w:del w:id="100" w:author="rewjs" w:date="2015-10-20T14:09:00Z">
              <w:r w:rsidRPr="00AD2C1D" w:rsidDel="00313CA2">
                <w:rPr>
                  <w:rFonts w:asciiTheme="minorHAnsi" w:hAnsiTheme="minorHAnsi"/>
                  <w:b/>
                </w:rPr>
                <w:delText>System Response</w:delText>
              </w:r>
            </w:del>
          </w:p>
        </w:tc>
      </w:tr>
      <w:tr w:rsidR="00F41728" w:rsidRPr="00AD2C1D" w:rsidTr="001C7416">
        <w:tc>
          <w:tcPr>
            <w:cnfStyle w:val="001000000000"/>
            <w:tcW w:w="4788" w:type="dxa"/>
            <w:gridSpan w:val="2"/>
          </w:tcPr>
          <w:p w:rsidR="00F41728" w:rsidRPr="00AD2C1D" w:rsidRDefault="00F41728">
            <w:pPr>
              <w:rPr>
                <w:rFonts w:asciiTheme="minorHAnsi" w:hAnsiTheme="minorHAnsi"/>
                <w:b w:val="0"/>
              </w:rPr>
            </w:pPr>
            <w:del w:id="101" w:author="rewjs" w:date="2015-10-20T14:09:00Z">
              <w:r w:rsidRPr="00AD2C1D" w:rsidDel="00313CA2">
                <w:rPr>
                  <w:rFonts w:asciiTheme="minorHAnsi" w:hAnsiTheme="minorHAnsi"/>
                  <w:b w:val="0"/>
                  <w:bCs w:val="0"/>
                </w:rPr>
                <w:delText>1.</w:delText>
              </w:r>
              <w:r w:rsidRPr="00AD2C1D" w:rsidDel="00313CA2">
                <w:rPr>
                  <w:rFonts w:asciiTheme="minorHAnsi" w:hAnsiTheme="minorHAnsi"/>
                  <w:b w:val="0"/>
                </w:rPr>
                <w:delText xml:space="preserve"> </w:delText>
              </w:r>
              <w:r w:rsidR="00571873" w:rsidDel="00313CA2">
                <w:rPr>
                  <w:rFonts w:asciiTheme="minorHAnsi" w:hAnsiTheme="minorHAnsi"/>
                  <w:b w:val="0"/>
                </w:rPr>
                <w:delText>The user runs the uninstaller software in the data collection directory.</w:delText>
              </w:r>
            </w:del>
          </w:p>
        </w:tc>
        <w:tc>
          <w:tcPr>
            <w:tcW w:w="4788" w:type="dxa"/>
          </w:tcPr>
          <w:p w:rsidR="00F41728" w:rsidRPr="00AD2C1D" w:rsidRDefault="00F41728"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b w:val="0"/>
                <w:bCs w:val="0"/>
              </w:rPr>
            </w:pPr>
          </w:p>
        </w:tc>
        <w:tc>
          <w:tcPr>
            <w:tcW w:w="4788" w:type="dxa"/>
          </w:tcPr>
          <w:p w:rsidR="00F41728" w:rsidRPr="00AD2C1D" w:rsidRDefault="00571873" w:rsidP="001C7416">
            <w:pPr>
              <w:cnfStyle w:val="000000100000"/>
              <w:rPr>
                <w:rFonts w:asciiTheme="minorHAnsi" w:hAnsiTheme="minorHAnsi"/>
              </w:rPr>
            </w:pPr>
            <w:del w:id="102" w:author="rewjs" w:date="2015-10-20T14:09:00Z">
              <w:r w:rsidDel="00313CA2">
                <w:rPr>
                  <w:rFonts w:asciiTheme="minorHAnsi" w:hAnsiTheme="minorHAnsi"/>
                </w:rPr>
                <w:delText>2. The software confirms that the user wishes to uninstall the data collection software.</w:delText>
              </w:r>
            </w:del>
          </w:p>
        </w:tc>
      </w:tr>
      <w:tr w:rsidR="00571873" w:rsidRPr="00AD2C1D" w:rsidTr="001C7416">
        <w:tc>
          <w:tcPr>
            <w:cnfStyle w:val="001000000000"/>
            <w:tcW w:w="4788" w:type="dxa"/>
            <w:gridSpan w:val="2"/>
          </w:tcPr>
          <w:p w:rsidR="00571873" w:rsidRPr="007A50E9" w:rsidRDefault="00571873">
            <w:pPr>
              <w:rPr>
                <w:rFonts w:asciiTheme="minorHAnsi" w:hAnsiTheme="minorHAnsi"/>
                <w:b w:val="0"/>
              </w:rPr>
            </w:pPr>
            <w:del w:id="103" w:author="rewjs" w:date="2015-10-20T14:09:00Z">
              <w:r w:rsidRPr="00571873" w:rsidDel="00313CA2">
                <w:rPr>
                  <w:rFonts w:asciiTheme="minorHAnsi" w:hAnsiTheme="minorHAnsi"/>
                </w:rPr>
                <w:delText>3.</w:delText>
              </w:r>
              <w:r w:rsidDel="00313CA2">
                <w:rPr>
                  <w:rFonts w:asciiTheme="minorHAnsi" w:hAnsiTheme="minorHAnsi"/>
                </w:rPr>
                <w:delText xml:space="preserve"> </w:delText>
              </w:r>
              <w:r w:rsidDel="00313CA2">
                <w:rPr>
                  <w:rFonts w:asciiTheme="minorHAnsi" w:hAnsiTheme="minorHAnsi"/>
                  <w:b w:val="0"/>
                </w:rPr>
                <w:delText>The user selects the confirm option on the uninstall window.</w:delText>
              </w:r>
            </w:del>
          </w:p>
        </w:tc>
        <w:tc>
          <w:tcPr>
            <w:tcW w:w="4788" w:type="dxa"/>
          </w:tcPr>
          <w:p w:rsidR="00571873" w:rsidRDefault="00571873" w:rsidP="001C7416">
            <w:pPr>
              <w:cnfStyle w:val="000000000000"/>
              <w:rPr>
                <w:rFonts w:asciiTheme="minorHAnsi" w:hAnsiTheme="minorHAnsi"/>
              </w:rPr>
            </w:pPr>
          </w:p>
        </w:tc>
      </w:tr>
      <w:tr w:rsidR="00571873" w:rsidRPr="00AD2C1D" w:rsidTr="001C7416">
        <w:trPr>
          <w:cnfStyle w:val="000000100000"/>
        </w:trPr>
        <w:tc>
          <w:tcPr>
            <w:cnfStyle w:val="001000000000"/>
            <w:tcW w:w="4788" w:type="dxa"/>
            <w:gridSpan w:val="2"/>
          </w:tcPr>
          <w:p w:rsidR="00571873" w:rsidRPr="00571873" w:rsidRDefault="00571873" w:rsidP="00571873">
            <w:pPr>
              <w:rPr>
                <w:rFonts w:asciiTheme="minorHAnsi" w:hAnsiTheme="minorHAnsi"/>
                <w:b w:val="0"/>
                <w:bCs w:val="0"/>
              </w:rPr>
            </w:pPr>
          </w:p>
        </w:tc>
        <w:tc>
          <w:tcPr>
            <w:tcW w:w="4788" w:type="dxa"/>
          </w:tcPr>
          <w:p w:rsidR="00571873" w:rsidRPr="007A50E9" w:rsidRDefault="00571873">
            <w:pPr>
              <w:cnfStyle w:val="000000100000"/>
              <w:rPr>
                <w:rFonts w:asciiTheme="minorHAnsi" w:hAnsiTheme="minorHAnsi"/>
              </w:rPr>
            </w:pPr>
            <w:del w:id="104" w:author="rewjs" w:date="2015-10-20T14:09:00Z">
              <w:r w:rsidRPr="00571873" w:rsidDel="00313CA2">
                <w:rPr>
                  <w:rFonts w:asciiTheme="minorHAnsi" w:hAnsiTheme="minorHAnsi"/>
                </w:rPr>
                <w:delText>4.</w:delText>
              </w:r>
              <w:r w:rsidDel="00313CA2">
                <w:rPr>
                  <w:rFonts w:asciiTheme="minorHAnsi" w:hAnsiTheme="minorHAnsi"/>
                </w:rPr>
                <w:delText xml:space="preserve"> The software is uninstalled from the host system.</w:delText>
              </w:r>
            </w:del>
          </w:p>
        </w:tc>
      </w:tr>
    </w:tbl>
    <w:p w:rsidR="00F41728" w:rsidRDefault="00F41728" w:rsidP="007A50E9"/>
    <w:tbl>
      <w:tblPr>
        <w:tblStyle w:val="GridTable4Accent1"/>
        <w:tblW w:w="0" w:type="auto"/>
        <w:tblLook w:val="04A0"/>
      </w:tblPr>
      <w:tblGrid>
        <w:gridCol w:w="2358"/>
        <w:gridCol w:w="7218"/>
      </w:tblGrid>
      <w:tr w:rsidR="00F13E69" w:rsidRPr="00AD2C1D" w:rsidTr="00F13E69">
        <w:trPr>
          <w:cnfStyle w:val="1000000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rPr>
                <w:rFonts w:asciiTheme="minorHAnsi" w:hAnsiTheme="minorHAnsi"/>
              </w:rPr>
            </w:pPr>
            <w:r w:rsidRPr="00AD2C1D">
              <w:rPr>
                <w:rFonts w:asciiTheme="minorHAnsi" w:hAnsiTheme="minorHAnsi"/>
              </w:rPr>
              <w:t>UC_00</w:t>
            </w:r>
            <w:r>
              <w:rPr>
                <w:rFonts w:asciiTheme="minorHAnsi" w:hAnsiTheme="minorHAnsi"/>
              </w:rPr>
              <w:t>8</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8C45F7">
            <w:pPr>
              <w:cnfStyle w:val="000000100000"/>
              <w:rPr>
                <w:rFonts w:asciiTheme="minorHAnsi" w:hAnsiTheme="minorHAnsi"/>
              </w:rPr>
            </w:pPr>
            <w:r>
              <w:rPr>
                <w:rFonts w:asciiTheme="minorHAnsi" w:hAnsiTheme="minorHAnsi"/>
              </w:rPr>
              <w:t>Login</w:t>
            </w:r>
            <w:r w:rsidR="00A44250">
              <w:rPr>
                <w:rFonts w:asciiTheme="minorHAnsi" w:hAnsiTheme="minorHAnsi"/>
              </w:rPr>
              <w:t xml:space="preserve"> 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F13E69" w:rsidP="008C45F7">
            <w:pPr>
              <w:cnfStyle w:val="000000000000"/>
              <w:rPr>
                <w:rFonts w:asciiTheme="minorHAnsi" w:hAnsiTheme="minorHAnsi"/>
              </w:rPr>
            </w:pPr>
            <w:r>
              <w:rPr>
                <w:rFonts w:asciiTheme="minorHAnsi" w:hAnsiTheme="minorHAnsi"/>
              </w:rPr>
              <w:t>All users</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Procedure for logging into the </w:t>
            </w:r>
            <w:r w:rsidR="00A44250">
              <w:rPr>
                <w:rFonts w:asciiTheme="minorHAnsi" w:hAnsiTheme="minorHAnsi"/>
              </w:rPr>
              <w:t>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data collection software in order for the software to know who is uploading data to the database.  </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F13E69" w:rsidRDefault="00F13E69" w:rsidP="008C45F7">
            <w:pPr>
              <w:cnfStyle w:val="000000000000"/>
              <w:rPr>
                <w:rFonts w:asciiTheme="minorHAnsi" w:hAnsiTheme="minorHAnsi"/>
              </w:rPr>
            </w:pPr>
            <w:r>
              <w:rPr>
                <w:rFonts w:asciiTheme="minorHAnsi" w:hAnsiTheme="minorHAnsi"/>
              </w:rPr>
              <w:t>The system has the data collection software installed on it.</w:t>
            </w:r>
          </w:p>
          <w:p w:rsidR="00A44250" w:rsidRDefault="00A44250" w:rsidP="008C45F7">
            <w:pPr>
              <w:cnfStyle w:val="000000000000"/>
              <w:rPr>
                <w:rFonts w:asciiTheme="minorHAnsi" w:hAnsiTheme="minorHAnsi"/>
              </w:rPr>
            </w:pPr>
            <w:r>
              <w:rPr>
                <w:rFonts w:asciiTheme="minorHAnsi" w:hAnsiTheme="minorHAnsi"/>
              </w:rPr>
              <w:t>The user must have created an account on the web site.</w:t>
            </w:r>
          </w:p>
          <w:p w:rsidR="00A44250" w:rsidRPr="00AD2C1D" w:rsidRDefault="00A44250" w:rsidP="008C45F7">
            <w:pPr>
              <w:cnfStyle w:val="000000000000"/>
              <w:rPr>
                <w:rFonts w:asciiTheme="minorHAnsi" w:hAnsiTheme="minorHAnsi"/>
              </w:rPr>
            </w:pPr>
            <w:r>
              <w:rPr>
                <w:rFonts w:asciiTheme="minorHAnsi" w:hAnsiTheme="minorHAnsi"/>
              </w:rPr>
              <w:t>The user has launched the data collection tool and it is currently running.</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A44250" w:rsidRDefault="00672D8B">
            <w:pPr>
              <w:cnfStyle w:val="000000100000"/>
              <w:rPr>
                <w:rFonts w:asciiTheme="minorHAnsi" w:hAnsiTheme="minorHAnsi"/>
              </w:rPr>
            </w:pPr>
            <w:r>
              <w:rPr>
                <w:rFonts w:asciiTheme="minorHAnsi" w:hAnsiTheme="minorHAnsi"/>
                <w:b/>
              </w:rPr>
              <w:t xml:space="preserve">PASS: </w:t>
            </w:r>
            <w:r w:rsidR="00F13E69">
              <w:rPr>
                <w:rFonts w:asciiTheme="minorHAnsi" w:hAnsiTheme="minorHAnsi"/>
              </w:rPr>
              <w:t xml:space="preserve">The data collection </w:t>
            </w:r>
            <w:r w:rsidR="00A44250">
              <w:rPr>
                <w:rFonts w:asciiTheme="minorHAnsi" w:hAnsiTheme="minorHAnsi"/>
              </w:rPr>
              <w:t>software is ready to upload data to the database.</w:t>
            </w:r>
          </w:p>
          <w:p w:rsidR="00672D8B" w:rsidRPr="00672D8B" w:rsidRDefault="00672D8B">
            <w:pPr>
              <w:cnfStyle w:val="000000100000"/>
              <w:rPr>
                <w:rFonts w:asciiTheme="minorHAnsi" w:hAnsiTheme="minorHAnsi"/>
              </w:rPr>
            </w:pPr>
            <w:r>
              <w:rPr>
                <w:rFonts w:asciiTheme="minorHAnsi" w:hAnsiTheme="minorHAnsi"/>
                <w:b/>
              </w:rPr>
              <w:t xml:space="preserve">FAIL: </w:t>
            </w:r>
            <w:r>
              <w:rPr>
                <w:rFonts w:asciiTheme="minorHAnsi" w:hAnsiTheme="minorHAnsi"/>
              </w:rPr>
              <w:t>The user is prompted again to enter their username and password.  The user will not be allowed to upload data until their credentials are validated.</w:t>
            </w:r>
          </w:p>
        </w:tc>
      </w:tr>
      <w:tr w:rsidR="00F13E69" w:rsidRPr="00AD2C1D" w:rsidTr="007A50E9">
        <w:tc>
          <w:tcPr>
            <w:cnfStyle w:val="00100000000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User selects data to upload and submits the data to upload.</w:t>
            </w:r>
          </w:p>
        </w:tc>
        <w:tc>
          <w:tcPr>
            <w:tcW w:w="7218" w:type="dxa"/>
          </w:tcPr>
          <w:p w:rsidR="00F13E69" w:rsidRPr="00AD2C1D"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2. The software </w:t>
            </w:r>
            <w:r w:rsidR="00672D8B">
              <w:rPr>
                <w:rFonts w:asciiTheme="minorHAnsi" w:hAnsiTheme="minorHAnsi"/>
              </w:rPr>
              <w:t>issues a moda</w:t>
            </w:r>
            <w:r w:rsidR="00A44250">
              <w:rPr>
                <w:rFonts w:asciiTheme="minorHAnsi" w:hAnsiTheme="minorHAnsi"/>
              </w:rPr>
              <w:t xml:space="preserve">l dialog prompting the user to </w:t>
            </w:r>
            <w:r w:rsidR="00672D8B">
              <w:rPr>
                <w:rFonts w:asciiTheme="minorHAnsi" w:hAnsiTheme="minorHAnsi"/>
              </w:rPr>
              <w:t>login to the system.</w:t>
            </w:r>
          </w:p>
        </w:tc>
      </w:tr>
      <w:tr w:rsidR="00F13E69" w:rsidRPr="00AD2C1D" w:rsidTr="007A50E9">
        <w:tc>
          <w:tcPr>
            <w:cnfStyle w:val="001000000000"/>
            <w:tcW w:w="2358" w:type="dxa"/>
          </w:tcPr>
          <w:p w:rsidR="00F13E69" w:rsidRPr="00BE45FC" w:rsidRDefault="00F13E69">
            <w:pPr>
              <w:rPr>
                <w:rFonts w:asciiTheme="minorHAnsi" w:hAnsiTheme="minorHAnsi"/>
                <w:b w:val="0"/>
              </w:rPr>
            </w:pPr>
            <w:r w:rsidRPr="00571873">
              <w:rPr>
                <w:rFonts w:asciiTheme="minorHAnsi" w:hAnsiTheme="minorHAnsi"/>
              </w:rPr>
              <w:t>3.</w:t>
            </w:r>
            <w:r>
              <w:rPr>
                <w:rFonts w:asciiTheme="minorHAnsi" w:hAnsiTheme="minorHAnsi"/>
              </w:rPr>
              <w:t xml:space="preserve"> </w:t>
            </w:r>
            <w:r>
              <w:rPr>
                <w:rFonts w:asciiTheme="minorHAnsi" w:hAnsiTheme="minorHAnsi"/>
                <w:b w:val="0"/>
              </w:rPr>
              <w:t xml:space="preserve">The user </w:t>
            </w:r>
            <w:r w:rsidR="00672D8B">
              <w:rPr>
                <w:rFonts w:asciiTheme="minorHAnsi" w:hAnsiTheme="minorHAnsi"/>
                <w:b w:val="0"/>
              </w:rPr>
              <w:t>enters their username and password into the corresponding fields on the modal dialog.</w:t>
            </w:r>
          </w:p>
        </w:tc>
        <w:tc>
          <w:tcPr>
            <w:tcW w:w="7218" w:type="dxa"/>
          </w:tcPr>
          <w:p w:rsidR="00F13E69"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571873" w:rsidRDefault="00F13E69" w:rsidP="008C45F7">
            <w:pPr>
              <w:rPr>
                <w:rFonts w:asciiTheme="minorHAnsi" w:hAnsiTheme="minorHAnsi"/>
                <w:b w:val="0"/>
                <w:bCs w:val="0"/>
              </w:rPr>
            </w:pPr>
          </w:p>
        </w:tc>
        <w:tc>
          <w:tcPr>
            <w:tcW w:w="7218" w:type="dxa"/>
          </w:tcPr>
          <w:p w:rsidR="00F13E69" w:rsidRPr="00BE45FC" w:rsidRDefault="00F13E69">
            <w:pPr>
              <w:cnfStyle w:val="000000100000"/>
              <w:rPr>
                <w:rFonts w:asciiTheme="minorHAnsi" w:hAnsiTheme="minorHAnsi"/>
              </w:rPr>
            </w:pPr>
            <w:r w:rsidRPr="00571873">
              <w:rPr>
                <w:rFonts w:asciiTheme="minorHAnsi" w:hAnsiTheme="minorHAnsi"/>
              </w:rPr>
              <w:t>4.</w:t>
            </w:r>
            <w:r>
              <w:rPr>
                <w:rFonts w:asciiTheme="minorHAnsi" w:hAnsiTheme="minorHAnsi"/>
              </w:rPr>
              <w:t xml:space="preserve"> The software </w:t>
            </w:r>
            <w:r w:rsidR="00672D8B">
              <w:rPr>
                <w:rFonts w:asciiTheme="minorHAnsi" w:hAnsiTheme="minorHAnsi"/>
              </w:rPr>
              <w:t>verifies the user’s credentials and logs the user into the system.</w:t>
            </w:r>
          </w:p>
        </w:tc>
      </w:tr>
    </w:tbl>
    <w:p w:rsidR="00F41728" w:rsidRDefault="00F41728" w:rsidP="007A50E9"/>
    <w:tbl>
      <w:tblPr>
        <w:tblStyle w:val="GridTable4Accent1"/>
        <w:tblW w:w="0" w:type="auto"/>
        <w:tblLook w:val="04A0"/>
      </w:tblPr>
      <w:tblGrid>
        <w:gridCol w:w="2358"/>
        <w:gridCol w:w="7218"/>
      </w:tblGrid>
      <w:tr w:rsidR="007B173B" w:rsidRPr="00AD2C1D" w:rsidTr="008C45F7">
        <w:trPr>
          <w:cnfStyle w:val="1000000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rPr>
                <w:rFonts w:asciiTheme="minorHAnsi" w:hAnsiTheme="minorHAnsi"/>
              </w:rPr>
            </w:pPr>
            <w:r w:rsidRPr="00AD2C1D">
              <w:rPr>
                <w:rFonts w:asciiTheme="minorHAnsi" w:hAnsiTheme="minorHAnsi"/>
              </w:rPr>
              <w:t>UC_00</w:t>
            </w:r>
            <w:r>
              <w:rPr>
                <w:rFonts w:asciiTheme="minorHAnsi" w:hAnsiTheme="minorHAnsi"/>
              </w:rPr>
              <w:t>9</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8C45F7">
            <w:pPr>
              <w:cnfStyle w:val="000000100000"/>
              <w:rPr>
                <w:rFonts w:asciiTheme="minorHAnsi" w:hAnsiTheme="minorHAnsi"/>
              </w:rPr>
            </w:pPr>
            <w:r>
              <w:rPr>
                <w:rFonts w:asciiTheme="minorHAnsi" w:hAnsiTheme="minorHAnsi"/>
              </w:rPr>
              <w:t>Logout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7B173B" w:rsidP="008C45F7">
            <w:pPr>
              <w:cnfStyle w:val="000000000000"/>
              <w:rPr>
                <w:rFonts w:asciiTheme="minorHAnsi" w:hAnsiTheme="minorHAnsi"/>
              </w:rPr>
            </w:pPr>
            <w:r>
              <w:rPr>
                <w:rFonts w:asciiTheme="minorHAnsi" w:hAnsiTheme="minorHAnsi"/>
              </w:rPr>
              <w:t>All users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rPr>
                <w:rFonts w:asciiTheme="minorHAnsi" w:hAnsiTheme="minorHAnsi"/>
              </w:rPr>
            </w:pPr>
            <w:r>
              <w:rPr>
                <w:rFonts w:asciiTheme="minorHAnsi" w:hAnsiTheme="minorHAnsi"/>
              </w:rPr>
              <w:t>Procedure for logging out of the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rPr>
                <w:rFonts w:asciiTheme="minorHAnsi" w:hAnsiTheme="minorHAnsi"/>
              </w:rPr>
            </w:pPr>
            <w:r>
              <w:rPr>
                <w:rFonts w:asciiTheme="minorHAnsi" w:hAnsiTheme="minorHAnsi"/>
              </w:rPr>
              <w:t>From a security stand point the user shall have the ability to log them out of the data collection tool so data to prevent unauthorized data entry if a computer is shared with another user.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rPr>
                <w:rFonts w:asciiTheme="minorHAnsi" w:hAnsiTheme="minorHAnsi"/>
              </w:rPr>
            </w:pPr>
            <w:r>
              <w:rPr>
                <w:rFonts w:asciiTheme="minorHAnsi" w:hAnsiTheme="minorHAnsi"/>
              </w:rPr>
              <w:t>The system has the data collection software installed on it.</w:t>
            </w:r>
          </w:p>
          <w:p w:rsidR="007B173B" w:rsidRDefault="007B173B" w:rsidP="008C45F7">
            <w:pPr>
              <w:cnfStyle w:val="000000000000"/>
              <w:rPr>
                <w:rFonts w:asciiTheme="minorHAnsi" w:hAnsiTheme="minorHAnsi"/>
              </w:rPr>
            </w:pPr>
            <w:r>
              <w:rPr>
                <w:rFonts w:asciiTheme="minorHAnsi" w:hAnsiTheme="minorHAnsi"/>
              </w:rPr>
              <w:t>The user must have created an account on the web site.</w:t>
            </w:r>
          </w:p>
          <w:p w:rsidR="007B173B" w:rsidRDefault="007B173B" w:rsidP="008C45F7">
            <w:pPr>
              <w:cnfStyle w:val="000000000000"/>
              <w:rPr>
                <w:rFonts w:asciiTheme="minorHAnsi" w:hAnsiTheme="minorHAnsi"/>
              </w:rPr>
            </w:pPr>
            <w:r>
              <w:rPr>
                <w:rFonts w:asciiTheme="minorHAnsi" w:hAnsiTheme="minorHAnsi"/>
              </w:rPr>
              <w:t>The user has launched the data collection tool and it is currently running.</w:t>
            </w:r>
          </w:p>
          <w:p w:rsidR="007B173B" w:rsidRPr="00AD2C1D" w:rsidRDefault="007B173B" w:rsidP="008C45F7">
            <w:pPr>
              <w:cnfStyle w:val="00000000000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rPr>
                <w:rFonts w:asciiTheme="minorHAnsi" w:hAnsiTheme="minorHAnsi"/>
              </w:rPr>
            </w:pPr>
            <w:r>
              <w:rPr>
                <w:rFonts w:asciiTheme="minorHAnsi" w:hAnsiTheme="minorHAnsi"/>
                <w:b/>
              </w:rPr>
              <w:t xml:space="preserve">PASS: </w:t>
            </w:r>
            <w:r>
              <w:rPr>
                <w:rFonts w:asciiTheme="minorHAnsi" w:hAnsiTheme="minorHAnsi"/>
              </w:rPr>
              <w:t>The user can no longer upload data.</w:t>
            </w:r>
          </w:p>
          <w:p w:rsidR="007B173B" w:rsidRPr="00BE45FC"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rPr>
                <w:rFonts w:asciiTheme="minorHAnsi" w:hAnsiTheme="minorHAnsi"/>
              </w:rPr>
            </w:pP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tblPr>
      <w:tblGrid>
        <w:gridCol w:w="2358"/>
        <w:gridCol w:w="7218"/>
      </w:tblGrid>
      <w:tr w:rsidR="00B55E73" w:rsidRPr="00AD2C1D" w:rsidTr="008C45F7">
        <w:trPr>
          <w:cnfStyle w:val="1000000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rPr>
                <w:rFonts w:asciiTheme="minorHAnsi" w:hAnsiTheme="minorHAnsi"/>
              </w:rPr>
            </w:pPr>
            <w:r>
              <w:rPr>
                <w:rFonts w:asciiTheme="minorHAnsi" w:hAnsiTheme="minorHAnsi"/>
              </w:rPr>
              <w:t>UC_010</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rPr>
                <w:rFonts w:asciiTheme="minorHAnsi" w:hAnsiTheme="minorHAnsi"/>
              </w:rPr>
            </w:pPr>
            <w:r>
              <w:rPr>
                <w:rFonts w:asciiTheme="minorHAnsi" w:hAnsiTheme="minorHAnsi"/>
              </w:rPr>
              <w:t>Verify Login Credentials</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B55E73" w:rsidP="008C45F7">
            <w:pPr>
              <w:cnfStyle w:val="000000000000"/>
              <w:rPr>
                <w:rFonts w:asciiTheme="minorHAnsi" w:hAnsiTheme="minorHAnsi"/>
              </w:rPr>
            </w:pPr>
            <w:r>
              <w:rPr>
                <w:rFonts w:asciiTheme="minorHAnsi" w:hAnsiTheme="minorHAnsi"/>
              </w:rPr>
              <w:t>All users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rPr>
                <w:rFonts w:asciiTheme="minorHAnsi" w:hAnsiTheme="minorHAnsi"/>
              </w:rPr>
            </w:pPr>
            <w:r>
              <w:rPr>
                <w:rFonts w:asciiTheme="minorHAnsi" w:hAnsiTheme="minorHAnsi"/>
              </w:rPr>
              <w:t>The username and password entered by the user must be validated prior to granting the user a successful login into the system to upload data.</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rPr>
                <w:rFonts w:asciiTheme="minorHAnsi" w:hAnsiTheme="minorHAnsi"/>
              </w:rPr>
            </w:pPr>
            <w:r>
              <w:rPr>
                <w:rFonts w:asciiTheme="minorHAnsi" w:hAnsiTheme="minorHAnsi"/>
              </w:rPr>
              <w:t>The system has the data collection software installed on it.</w:t>
            </w:r>
          </w:p>
          <w:p w:rsidR="00B55E73" w:rsidRDefault="00B55E73" w:rsidP="008C45F7">
            <w:pPr>
              <w:cnfStyle w:val="000000000000"/>
              <w:rPr>
                <w:rFonts w:asciiTheme="minorHAnsi" w:hAnsiTheme="minorHAnsi"/>
              </w:rPr>
            </w:pPr>
            <w:r>
              <w:rPr>
                <w:rFonts w:asciiTheme="minorHAnsi" w:hAnsiTheme="minorHAnsi"/>
              </w:rPr>
              <w:t>The user must have created an account on the web site.</w:t>
            </w:r>
          </w:p>
          <w:p w:rsidR="00B55E73" w:rsidRPr="00AD2C1D" w:rsidRDefault="00B55E73">
            <w:pPr>
              <w:cnfStyle w:val="000000000000"/>
              <w:rPr>
                <w:rFonts w:asciiTheme="minorHAnsi" w:hAnsiTheme="minorHAnsi"/>
              </w:rPr>
            </w:pPr>
            <w:r>
              <w:rPr>
                <w:rFonts w:asciiTheme="minorHAnsi" w:hAnsiTheme="minorHAnsi"/>
              </w:rPr>
              <w:t>The user has launched the data collection tool and it is currently running.</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rPr>
                <w:rFonts w:asciiTheme="minorHAnsi" w:hAnsiTheme="minorHAnsi"/>
              </w:rPr>
            </w:pP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rPr>
                <w:rFonts w:asciiTheme="minorHAnsi" w:hAnsiTheme="minorHAnsi"/>
              </w:rPr>
            </w:pPr>
            <w:r>
              <w:rPr>
                <w:rFonts w:asciiTheme="minorHAnsi" w:hAnsiTheme="minorHAnsi"/>
              </w:rPr>
              <w:t>2. The software queries the account table in database to authenticate the user.</w:t>
            </w:r>
          </w:p>
        </w:tc>
      </w:tr>
    </w:tbl>
    <w:p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Glen Riden" w:date="2015-09-27T19:41:00Z" w:initials="GR">
    <w:p w:rsidR="006E0B9D" w:rsidRDefault="006E0B9D">
      <w:pPr>
        <w:pStyle w:val="CommentText"/>
      </w:pPr>
      <w:bookmarkStart w:id="52" w:name="_GoBack"/>
      <w:bookmarkEnd w:id="52"/>
      <w:r>
        <w:rPr>
          <w:rStyle w:val="CommentReference"/>
        </w:rPr>
        <w:annotationRef/>
      </w:r>
      <w:r>
        <w:t>Should I delete this?  Not really necessary but maybe looks good.</w:t>
      </w:r>
    </w:p>
  </w:comment>
  <w:comment w:id="53" w:author="Glen Riden" w:date="2015-09-27T19:37:00Z" w:initials="GR">
    <w:p w:rsidR="006E0B9D" w:rsidRDefault="006E0B9D">
      <w:pPr>
        <w:pStyle w:val="CommentText"/>
      </w:pPr>
      <w:r>
        <w:rPr>
          <w:rStyle w:val="CommentReference"/>
        </w:rPr>
        <w:annotationRef/>
      </w:r>
      <w:r>
        <w:t xml:space="preserve">I included this but if we remove this requirement, we should remove this use case.  I can add the </w:t>
      </w:r>
      <w:proofErr w:type="spellStart"/>
      <w:r>
        <w:t>req’t</w:t>
      </w:r>
      <w:proofErr w:type="spellEnd"/>
      <w:r>
        <w:t xml:space="preserve"> back if we think it should be a </w:t>
      </w:r>
      <w:proofErr w:type="spellStart"/>
      <w:r>
        <w:t>req’t</w:t>
      </w:r>
      <w:proofErr w:type="spellEnd"/>
      <w:r>
        <w:t>.</w:t>
      </w:r>
    </w:p>
  </w:comment>
  <w:comment w:id="54" w:author="Glen Riden" w:date="2015-09-27T19:40:00Z" w:initials="GR">
    <w:p w:rsidR="006E0B9D" w:rsidRDefault="006E0B9D">
      <w:pPr>
        <w:pStyle w:val="CommentText"/>
      </w:pPr>
      <w:r>
        <w:rPr>
          <w:rStyle w:val="CommentReference"/>
        </w:rPr>
        <w:annotationRef/>
      </w:r>
      <w:r>
        <w:t>Should this be included as a separate use case from UC_001 and UC_002?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540" w:rsidRDefault="00A11540" w:rsidP="0095396F">
      <w:pPr>
        <w:spacing w:after="0" w:line="240" w:lineRule="auto"/>
      </w:pPr>
      <w:r>
        <w:separator/>
      </w:r>
    </w:p>
  </w:endnote>
  <w:endnote w:type="continuationSeparator" w:id="0">
    <w:p w:rsidR="00A11540" w:rsidRDefault="00A11540" w:rsidP="009539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3A54AA" w:rsidP="00456C08">
    <w:pPr>
      <w:tabs>
        <w:tab w:val="left" w:pos="720"/>
        <w:tab w:val="left" w:pos="1440"/>
        <w:tab w:val="left" w:pos="2160"/>
        <w:tab w:val="left" w:pos="2880"/>
        <w:tab w:val="left" w:pos="3600"/>
      </w:tabs>
      <w:jc w:val="both"/>
      <w:rPr>
        <w:snapToGrid w:val="0"/>
      </w:rPr>
    </w:pPr>
    <w:r>
      <w:rPr>
        <w:noProof/>
      </w:rPr>
      <w:pict>
        <v:line id="_x0000_s4099"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sidR="003A54AA">
      <w:rPr>
        <w:snapToGrid w:val="0"/>
        <w:sz w:val="16"/>
      </w:rPr>
      <w:fldChar w:fldCharType="begin"/>
    </w:r>
    <w:r>
      <w:rPr>
        <w:snapToGrid w:val="0"/>
        <w:sz w:val="16"/>
      </w:rPr>
      <w:instrText xml:space="preserve"> DATE \@ "M/d/yyyy" </w:instrText>
    </w:r>
    <w:r w:rsidR="003A54AA">
      <w:rPr>
        <w:snapToGrid w:val="0"/>
        <w:sz w:val="16"/>
      </w:rPr>
      <w:fldChar w:fldCharType="separate"/>
    </w:r>
    <w:ins w:id="7" w:author="rewjs" w:date="2015-10-20T14:08:00Z">
      <w:r w:rsidR="00313CA2">
        <w:rPr>
          <w:noProof/>
          <w:snapToGrid w:val="0"/>
          <w:sz w:val="16"/>
        </w:rPr>
        <w:t>10/20/2015</w:t>
      </w:r>
    </w:ins>
    <w:ins w:id="8" w:author="Jimmy Duggan" w:date="2015-10-19T14:40:00Z">
      <w:del w:id="9" w:author="rewjs" w:date="2015-10-20T13:57:00Z">
        <w:r w:rsidR="000108BE" w:rsidDel="00113998">
          <w:rPr>
            <w:noProof/>
            <w:snapToGrid w:val="0"/>
            <w:sz w:val="16"/>
          </w:rPr>
          <w:delText>10/19/2015</w:delText>
        </w:r>
      </w:del>
    </w:ins>
    <w:del w:id="10" w:author="rewjs" w:date="2015-10-20T13:57:00Z">
      <w:r w:rsidDel="00113998">
        <w:rPr>
          <w:noProof/>
          <w:snapToGrid w:val="0"/>
          <w:sz w:val="16"/>
        </w:rPr>
        <w:delText>10/12/2015</w:delText>
      </w:r>
    </w:del>
    <w:r w:rsidR="003A54AA">
      <w:rPr>
        <w:snapToGrid w:val="0"/>
        <w:sz w:val="16"/>
      </w:rPr>
      <w:fldChar w:fldCharType="end"/>
    </w:r>
    <w:r>
      <w:rPr>
        <w:snapToGrid w:val="0"/>
        <w:sz w:val="16"/>
      </w:rPr>
      <w:tab/>
    </w:r>
    <w:r w:rsidR="003A54AA">
      <w:rPr>
        <w:snapToGrid w:val="0"/>
        <w:sz w:val="16"/>
      </w:rPr>
      <w:fldChar w:fldCharType="begin"/>
    </w:r>
    <w:r>
      <w:rPr>
        <w:snapToGrid w:val="0"/>
        <w:sz w:val="16"/>
      </w:rPr>
      <w:instrText xml:space="preserve"> TIME \@ "h:mm:ss am/pm" </w:instrText>
    </w:r>
    <w:r w:rsidR="003A54AA">
      <w:rPr>
        <w:snapToGrid w:val="0"/>
        <w:sz w:val="16"/>
      </w:rPr>
      <w:fldChar w:fldCharType="separate"/>
    </w:r>
    <w:ins w:id="11" w:author="rewjs" w:date="2015-10-20T14:08:00Z">
      <w:r w:rsidR="00313CA2">
        <w:rPr>
          <w:noProof/>
          <w:snapToGrid w:val="0"/>
          <w:sz w:val="16"/>
        </w:rPr>
        <w:t>2:08:37 PM</w:t>
      </w:r>
    </w:ins>
    <w:ins w:id="12" w:author="Jimmy Duggan" w:date="2015-10-19T14:40:00Z">
      <w:del w:id="13" w:author="rewjs" w:date="2015-10-20T13:57:00Z">
        <w:r w:rsidR="000108BE" w:rsidDel="00113998">
          <w:rPr>
            <w:noProof/>
            <w:snapToGrid w:val="0"/>
            <w:sz w:val="16"/>
          </w:rPr>
          <w:delText>2:40:44 PM</w:delText>
        </w:r>
      </w:del>
    </w:ins>
    <w:del w:id="14" w:author="rewjs" w:date="2015-10-20T13:57:00Z">
      <w:r w:rsidDel="00113998">
        <w:rPr>
          <w:noProof/>
          <w:snapToGrid w:val="0"/>
          <w:sz w:val="16"/>
        </w:rPr>
        <w:delText>9:05:29 PM</w:delText>
      </w:r>
    </w:del>
    <w:r w:rsidR="003A54AA">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3A54AA" w:rsidRPr="0095396F">
      <w:rPr>
        <w:rStyle w:val="PageNumber"/>
      </w:rPr>
      <w:fldChar w:fldCharType="begin"/>
    </w:r>
    <w:r w:rsidRPr="0095396F">
      <w:rPr>
        <w:rStyle w:val="PageNumber"/>
      </w:rPr>
      <w:instrText xml:space="preserve"> PAGE   \* MERGEFORMAT </w:instrText>
    </w:r>
    <w:r w:rsidR="003A54AA" w:rsidRPr="0095396F">
      <w:rPr>
        <w:rStyle w:val="PageNumber"/>
      </w:rPr>
      <w:fldChar w:fldCharType="separate"/>
    </w:r>
    <w:r w:rsidR="00313CA2">
      <w:rPr>
        <w:rStyle w:val="PageNumber"/>
        <w:noProof/>
      </w:rPr>
      <w:t>12</w:t>
    </w:r>
    <w:r w:rsidR="003A54AA" w:rsidRPr="0095396F">
      <w:rPr>
        <w:rStyle w:val="PageNumber"/>
        <w:noProof/>
      </w:rPr>
      <w:fldChar w:fldCharType="end"/>
    </w:r>
    <w:r>
      <w:rPr>
        <w:rStyle w:val="PageNumber"/>
      </w:rPr>
      <w:t xml:space="preserve"> </w:t>
    </w:r>
  </w:p>
  <w:p w:rsidR="006E0B9D" w:rsidRDefault="006E0B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3A54AA" w:rsidP="00456C08">
    <w:pPr>
      <w:tabs>
        <w:tab w:val="left" w:pos="720"/>
        <w:tab w:val="left" w:pos="1440"/>
        <w:tab w:val="left" w:pos="2160"/>
        <w:tab w:val="left" w:pos="2880"/>
        <w:tab w:val="left" w:pos="3600"/>
      </w:tabs>
      <w:jc w:val="both"/>
      <w:rPr>
        <w:snapToGrid w:val="0"/>
      </w:rPr>
    </w:pPr>
    <w:r>
      <w:rPr>
        <w:noProof/>
      </w:rPr>
      <w:pict>
        <v:line id="Line 8" o:spid="_x0000_s4097"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sidR="003A54AA">
      <w:rPr>
        <w:snapToGrid w:val="0"/>
        <w:sz w:val="16"/>
      </w:rPr>
      <w:fldChar w:fldCharType="begin"/>
    </w:r>
    <w:r>
      <w:rPr>
        <w:snapToGrid w:val="0"/>
        <w:sz w:val="16"/>
      </w:rPr>
      <w:instrText xml:space="preserve"> DATE \@ "M/d/yyyy" </w:instrText>
    </w:r>
    <w:r w:rsidR="003A54AA">
      <w:rPr>
        <w:snapToGrid w:val="0"/>
        <w:sz w:val="16"/>
      </w:rPr>
      <w:fldChar w:fldCharType="separate"/>
    </w:r>
    <w:ins w:id="15" w:author="rewjs" w:date="2015-10-20T14:08:00Z">
      <w:r w:rsidR="00313CA2">
        <w:rPr>
          <w:noProof/>
          <w:snapToGrid w:val="0"/>
          <w:sz w:val="16"/>
        </w:rPr>
        <w:t>10/20/2015</w:t>
      </w:r>
    </w:ins>
    <w:ins w:id="16" w:author="Jimmy Duggan" w:date="2015-10-19T14:40:00Z">
      <w:del w:id="17" w:author="rewjs" w:date="2015-10-20T13:57:00Z">
        <w:r w:rsidR="000108BE" w:rsidDel="00113998">
          <w:rPr>
            <w:noProof/>
            <w:snapToGrid w:val="0"/>
            <w:sz w:val="16"/>
          </w:rPr>
          <w:delText>10/19/2015</w:delText>
        </w:r>
      </w:del>
    </w:ins>
    <w:del w:id="18" w:author="rewjs" w:date="2015-10-20T13:57:00Z">
      <w:r w:rsidDel="00113998">
        <w:rPr>
          <w:noProof/>
          <w:snapToGrid w:val="0"/>
          <w:sz w:val="16"/>
        </w:rPr>
        <w:delText>10/12/2015</w:delText>
      </w:r>
    </w:del>
    <w:r w:rsidR="003A54AA">
      <w:rPr>
        <w:snapToGrid w:val="0"/>
        <w:sz w:val="16"/>
      </w:rPr>
      <w:fldChar w:fldCharType="end"/>
    </w:r>
    <w:r>
      <w:rPr>
        <w:snapToGrid w:val="0"/>
        <w:sz w:val="16"/>
      </w:rPr>
      <w:tab/>
    </w:r>
    <w:r w:rsidR="003A54AA">
      <w:rPr>
        <w:snapToGrid w:val="0"/>
        <w:sz w:val="16"/>
      </w:rPr>
      <w:fldChar w:fldCharType="begin"/>
    </w:r>
    <w:r>
      <w:rPr>
        <w:snapToGrid w:val="0"/>
        <w:sz w:val="16"/>
      </w:rPr>
      <w:instrText xml:space="preserve"> TIME \@ "h:mm:ss am/pm" </w:instrText>
    </w:r>
    <w:r w:rsidR="003A54AA">
      <w:rPr>
        <w:snapToGrid w:val="0"/>
        <w:sz w:val="16"/>
      </w:rPr>
      <w:fldChar w:fldCharType="separate"/>
    </w:r>
    <w:ins w:id="19" w:author="rewjs" w:date="2015-10-20T14:08:00Z">
      <w:r w:rsidR="00313CA2">
        <w:rPr>
          <w:noProof/>
          <w:snapToGrid w:val="0"/>
          <w:sz w:val="16"/>
        </w:rPr>
        <w:t>2:08:37 PM</w:t>
      </w:r>
    </w:ins>
    <w:ins w:id="20" w:author="Jimmy Duggan" w:date="2015-10-19T14:40:00Z">
      <w:del w:id="21" w:author="rewjs" w:date="2015-10-20T13:57:00Z">
        <w:r w:rsidR="000108BE" w:rsidDel="00113998">
          <w:rPr>
            <w:noProof/>
            <w:snapToGrid w:val="0"/>
            <w:sz w:val="16"/>
          </w:rPr>
          <w:delText>2:40:44 PM</w:delText>
        </w:r>
      </w:del>
    </w:ins>
    <w:del w:id="22" w:author="rewjs" w:date="2015-10-20T13:57:00Z">
      <w:r w:rsidDel="00113998">
        <w:rPr>
          <w:noProof/>
          <w:snapToGrid w:val="0"/>
          <w:sz w:val="16"/>
        </w:rPr>
        <w:delText>9:05:29 PM</w:delText>
      </w:r>
    </w:del>
    <w:r w:rsidR="003A54AA">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3A54AA" w:rsidRPr="0095396F">
      <w:rPr>
        <w:rStyle w:val="PageNumber"/>
      </w:rPr>
      <w:fldChar w:fldCharType="begin"/>
    </w:r>
    <w:r w:rsidRPr="0095396F">
      <w:rPr>
        <w:rStyle w:val="PageNumber"/>
      </w:rPr>
      <w:instrText xml:space="preserve"> PAGE   \* MERGEFORMAT </w:instrText>
    </w:r>
    <w:r w:rsidR="003A54AA" w:rsidRPr="0095396F">
      <w:rPr>
        <w:rStyle w:val="PageNumber"/>
      </w:rPr>
      <w:fldChar w:fldCharType="separate"/>
    </w:r>
    <w:r w:rsidR="00313CA2">
      <w:rPr>
        <w:rStyle w:val="PageNumber"/>
        <w:noProof/>
      </w:rPr>
      <w:t>1</w:t>
    </w:r>
    <w:r w:rsidR="003A54AA" w:rsidRPr="0095396F">
      <w:rPr>
        <w:rStyle w:val="PageNumber"/>
        <w:noProof/>
      </w:rPr>
      <w:fldChar w:fldCharType="end"/>
    </w:r>
    <w:r>
      <w:rPr>
        <w:rStyle w:val="PageNumber"/>
      </w:rPr>
      <w:t xml:space="preserve"> </w:t>
    </w:r>
  </w:p>
  <w:p w:rsidR="006E0B9D" w:rsidRDefault="006E0B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540" w:rsidRDefault="00A11540" w:rsidP="0095396F">
      <w:pPr>
        <w:spacing w:after="0" w:line="240" w:lineRule="auto"/>
      </w:pPr>
      <w:r>
        <w:separator/>
      </w:r>
    </w:p>
  </w:footnote>
  <w:footnote w:type="continuationSeparator" w:id="0">
    <w:p w:rsidR="00A11540" w:rsidRDefault="00A11540" w:rsidP="009539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3A54AA" w:rsidP="008B1AA9">
    <w:pPr>
      <w:pStyle w:val="Header"/>
    </w:pPr>
    <w:r w:rsidRPr="003A54AA">
      <w:rPr>
        <w:rFonts w:ascii="Arial" w:hAnsi="Arial" w:cs="Arial"/>
        <w:b/>
        <w:noProof/>
      </w:rPr>
      <w:pict>
        <v:line id="_x0000_s410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6E0B9D">
      <w:t>Software Requirements Specification</w:t>
    </w:r>
  </w:p>
  <w:p w:rsidR="006E0B9D" w:rsidRDefault="006E0B9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3A54AA" w:rsidP="008B1AA9">
    <w:pPr>
      <w:pStyle w:val="Header"/>
    </w:pPr>
    <w:r w:rsidRPr="003A54AA">
      <w:rPr>
        <w:rFonts w:ascii="Arial" w:hAnsi="Arial" w:cs="Arial"/>
        <w:b/>
        <w:noProof/>
      </w:rPr>
      <w:pict>
        <v:line id="Line 7" o:spid="_x0000_s4098"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6E0B9D">
      <w:t>Software Requirements Specification</w:t>
    </w:r>
  </w:p>
  <w:p w:rsidR="006E0B9D" w:rsidRDefault="006E0B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rsids>
    <w:rsidRoot w:val="00AC73E6"/>
    <w:rsid w:val="00002059"/>
    <w:rsid w:val="000053EF"/>
    <w:rsid w:val="000108BE"/>
    <w:rsid w:val="000162DE"/>
    <w:rsid w:val="00062896"/>
    <w:rsid w:val="0006295B"/>
    <w:rsid w:val="000633C0"/>
    <w:rsid w:val="00077799"/>
    <w:rsid w:val="00080527"/>
    <w:rsid w:val="00096C22"/>
    <w:rsid w:val="000D35EE"/>
    <w:rsid w:val="00112187"/>
    <w:rsid w:val="00113998"/>
    <w:rsid w:val="00113AAF"/>
    <w:rsid w:val="00144EFF"/>
    <w:rsid w:val="001618E6"/>
    <w:rsid w:val="00180D4C"/>
    <w:rsid w:val="001B55DA"/>
    <w:rsid w:val="001C7416"/>
    <w:rsid w:val="002618EE"/>
    <w:rsid w:val="002A040A"/>
    <w:rsid w:val="002D334E"/>
    <w:rsid w:val="00313CA2"/>
    <w:rsid w:val="00317594"/>
    <w:rsid w:val="00341EFA"/>
    <w:rsid w:val="00380E3B"/>
    <w:rsid w:val="003A54AA"/>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55E73"/>
    <w:rsid w:val="00B803FA"/>
    <w:rsid w:val="00B83921"/>
    <w:rsid w:val="00BA6EA8"/>
    <w:rsid w:val="00C37913"/>
    <w:rsid w:val="00C37F56"/>
    <w:rsid w:val="00CA0E12"/>
    <w:rsid w:val="00CA1325"/>
    <w:rsid w:val="00CA5B5E"/>
    <w:rsid w:val="00CC2444"/>
    <w:rsid w:val="00CD0C85"/>
    <w:rsid w:val="00CF1539"/>
    <w:rsid w:val="00CF2100"/>
    <w:rsid w:val="00CF47C8"/>
    <w:rsid w:val="00CF6BE0"/>
    <w:rsid w:val="00D23C3F"/>
    <w:rsid w:val="00D25EBD"/>
    <w:rsid w:val="00DA274B"/>
    <w:rsid w:val="00DE6F9D"/>
    <w:rsid w:val="00DF1799"/>
    <w:rsid w:val="00E23FA4"/>
    <w:rsid w:val="00E33F27"/>
    <w:rsid w:val="00E427D4"/>
    <w:rsid w:val="00E601FD"/>
    <w:rsid w:val="00E61C5E"/>
    <w:rsid w:val="00F1310B"/>
    <w:rsid w:val="00F13E69"/>
    <w:rsid w:val="00F26BC9"/>
    <w:rsid w:val="00F3060E"/>
    <w:rsid w:val="00F37041"/>
    <w:rsid w:val="00F41728"/>
    <w:rsid w:val="00F53A08"/>
    <w:rsid w:val="00F77BC8"/>
    <w:rsid w:val="00FA0A59"/>
    <w:rsid w:val="00FB6609"/>
    <w:rsid w:val="00FC632D"/>
    <w:rsid w:val="00FC6B74"/>
    <w:rsid w:val="00FE5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8" Type="http://schemas.microsoft.com/office/2011/relationships/people" Target="peop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F139B4-4873-499C-B663-34347F7C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16</Pages>
  <Words>2565</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rewjs</cp:lastModifiedBy>
  <cp:revision>15</cp:revision>
  <dcterms:created xsi:type="dcterms:W3CDTF">2015-09-28T16:49:00Z</dcterms:created>
  <dcterms:modified xsi:type="dcterms:W3CDTF">2015-10-20T19:09:00Z</dcterms:modified>
</cp:coreProperties>
</file>