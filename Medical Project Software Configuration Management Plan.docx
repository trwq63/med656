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6B273D" w:rsidP="00462789">
                <w:pPr>
                  <w:pStyle w:val="Title"/>
                  <w:rPr>
                    <w:sz w:val="140"/>
                    <w:szCs w:val="140"/>
                  </w:rPr>
                </w:pPr>
                <w:sdt>
                  <w:sdtPr>
                    <w:rPr>
                      <w:sz w:val="96"/>
                      <w:szCs w:val="96"/>
                    </w:rPr>
                    <w:alias w:val="Title"/>
                    <w:id w:val="1934172987"/>
                    <w:placeholder>
                      <w:docPart w:val="ABD625D6F4B643D98A17DE4C653C7607"/>
                    </w:placeholder>
                    <w:dataBinding w:prefixMappings="xmlns:ns0='http://schemas.openxmlformats.org/package/2006/metadata/core-properties' xmlns:ns1='http://purl.org/dc/elements/1.1/'" w:xpath="/ns0:coreProperties[1]/ns1:title[1]" w:storeItemID="{6C3C8BC8-F283-45AE-878A-BAB7291924A1}"/>
                    <w:text/>
                  </w:sdtPr>
                  <w:sdtEndPr/>
                  <w:sdtContent>
                    <w:r w:rsidR="00462789" w:rsidRPr="0039305F">
                      <w:rPr>
                        <w:sz w:val="96"/>
                        <w:szCs w:val="96"/>
                      </w:rPr>
                      <w:t>Medical Project Software Configuration</w:t>
                    </w:r>
                    <w:r w:rsidR="0039305F" w:rsidRPr="0039305F">
                      <w:rPr>
                        <w:sz w:val="96"/>
                        <w:szCs w:val="96"/>
                      </w:rPr>
                      <w:t xml:space="preserve"> Management</w:t>
                    </w:r>
                    <w:r w:rsidR="00462789" w:rsidRPr="0039305F">
                      <w:rPr>
                        <w:sz w:val="96"/>
                        <w:szCs w:val="96"/>
                      </w:rPr>
                      <w:t xml:space="preserve"> Plan</w:t>
                    </w:r>
                  </w:sdtContent>
                </w:sdt>
              </w:p>
            </w:tc>
          </w:tr>
          <w:tr w:rsidR="00462789">
            <w:tc>
              <w:tcPr>
                <w:tcW w:w="0" w:type="auto"/>
                <w:vAlign w:val="bottom"/>
              </w:tcPr>
              <w:p w:rsidR="00462789" w:rsidRDefault="006B273D" w:rsidP="00462789">
                <w:pPr>
                  <w:pStyle w:val="Subtitle"/>
                </w:pPr>
                <w:sdt>
                  <w:sdtPr>
                    <w:alias w:val="Subtitle"/>
                    <w:id w:val="-899293849"/>
                    <w:placeholder>
                      <w:docPart w:val="56804BA9EC484D75955A543CEEAF7022"/>
                    </w:placeholder>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163BC27F" wp14:editId="0DA1459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EF6DE28" wp14:editId="5FB5A8D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7EF6DE28"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71BAADB" wp14:editId="5B76707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9C58E6C" wp14:editId="5AF5B57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0" w:name="_Toc431750915"/>
      <w:bookmarkStart w:id="1" w:name="_Toc431762509"/>
      <w:r>
        <w:lastRenderedPageBreak/>
        <w:t>Revision History</w:t>
      </w:r>
      <w:bookmarkEnd w:id="0"/>
      <w:bookmarkEnd w:id="1"/>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86696A"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1762509" w:history="1">
            <w:r w:rsidR="0086696A" w:rsidRPr="00971FD6">
              <w:rPr>
                <w:rStyle w:val="Hyperlink"/>
                <w:noProof/>
              </w:rPr>
              <w:t>Revision History</w:t>
            </w:r>
            <w:r w:rsidR="0086696A">
              <w:rPr>
                <w:noProof/>
                <w:webHidden/>
              </w:rPr>
              <w:tab/>
            </w:r>
            <w:r w:rsidR="0086696A">
              <w:rPr>
                <w:noProof/>
                <w:webHidden/>
              </w:rPr>
              <w:fldChar w:fldCharType="begin"/>
            </w:r>
            <w:r w:rsidR="0086696A">
              <w:rPr>
                <w:noProof/>
                <w:webHidden/>
              </w:rPr>
              <w:instrText xml:space="preserve"> PAGEREF _Toc431762509 \h </w:instrText>
            </w:r>
            <w:r w:rsidR="0086696A">
              <w:rPr>
                <w:noProof/>
                <w:webHidden/>
              </w:rPr>
            </w:r>
            <w:r w:rsidR="0086696A">
              <w:rPr>
                <w:noProof/>
                <w:webHidden/>
              </w:rPr>
              <w:fldChar w:fldCharType="separate"/>
            </w:r>
            <w:r w:rsidR="0086696A">
              <w:rPr>
                <w:noProof/>
                <w:webHidden/>
              </w:rPr>
              <w:t>i</w:t>
            </w:r>
            <w:r w:rsidR="0086696A">
              <w:rPr>
                <w:noProof/>
                <w:webHidden/>
              </w:rPr>
              <w:fldChar w:fldCharType="end"/>
            </w:r>
          </w:hyperlink>
        </w:p>
        <w:p w:rsidR="0086696A" w:rsidRDefault="0086696A">
          <w:pPr>
            <w:pStyle w:val="TOC1"/>
            <w:tabs>
              <w:tab w:val="left" w:pos="480"/>
              <w:tab w:val="right" w:leader="dot" w:pos="9350"/>
            </w:tabs>
            <w:rPr>
              <w:rFonts w:asciiTheme="minorHAnsi" w:eastAsiaTheme="minorEastAsia" w:hAnsiTheme="minorHAnsi" w:cstheme="minorBidi"/>
              <w:noProof/>
              <w:sz w:val="22"/>
              <w:szCs w:val="22"/>
            </w:rPr>
          </w:pPr>
          <w:hyperlink w:anchor="_Toc431762510" w:history="1">
            <w:r w:rsidRPr="00971FD6">
              <w:rPr>
                <w:rStyle w:val="Hyperlink"/>
                <w:noProof/>
              </w:rPr>
              <w:t>1</w:t>
            </w:r>
            <w:r>
              <w:rPr>
                <w:rFonts w:asciiTheme="minorHAnsi" w:eastAsiaTheme="minorEastAsia" w:hAnsiTheme="minorHAnsi" w:cstheme="minorBidi"/>
                <w:noProof/>
                <w:sz w:val="22"/>
                <w:szCs w:val="22"/>
              </w:rPr>
              <w:tab/>
            </w:r>
            <w:r w:rsidRPr="00971FD6">
              <w:rPr>
                <w:rStyle w:val="Hyperlink"/>
                <w:noProof/>
              </w:rPr>
              <w:t>Introduction</w:t>
            </w:r>
            <w:r>
              <w:rPr>
                <w:noProof/>
                <w:webHidden/>
              </w:rPr>
              <w:tab/>
            </w:r>
            <w:r>
              <w:rPr>
                <w:noProof/>
                <w:webHidden/>
              </w:rPr>
              <w:fldChar w:fldCharType="begin"/>
            </w:r>
            <w:r>
              <w:rPr>
                <w:noProof/>
                <w:webHidden/>
              </w:rPr>
              <w:instrText xml:space="preserve"> PAGEREF _Toc431762510 \h </w:instrText>
            </w:r>
            <w:r>
              <w:rPr>
                <w:noProof/>
                <w:webHidden/>
              </w:rPr>
            </w:r>
            <w:r>
              <w:rPr>
                <w:noProof/>
                <w:webHidden/>
              </w:rPr>
              <w:fldChar w:fldCharType="separate"/>
            </w:r>
            <w:r>
              <w:rPr>
                <w:noProof/>
                <w:webHidden/>
              </w:rPr>
              <w:t>1</w:t>
            </w:r>
            <w:r>
              <w:rPr>
                <w:noProof/>
                <w:webHidden/>
              </w:rPr>
              <w:fldChar w:fldCharType="end"/>
            </w:r>
          </w:hyperlink>
        </w:p>
        <w:p w:rsidR="0086696A" w:rsidRDefault="0086696A">
          <w:pPr>
            <w:pStyle w:val="TOC2"/>
            <w:tabs>
              <w:tab w:val="left" w:pos="880"/>
              <w:tab w:val="right" w:leader="dot" w:pos="9350"/>
            </w:tabs>
            <w:rPr>
              <w:rFonts w:asciiTheme="minorHAnsi" w:eastAsiaTheme="minorEastAsia" w:hAnsiTheme="minorHAnsi" w:cstheme="minorBidi"/>
              <w:noProof/>
              <w:sz w:val="22"/>
              <w:szCs w:val="22"/>
            </w:rPr>
          </w:pPr>
          <w:hyperlink w:anchor="_Toc431762511" w:history="1">
            <w:r w:rsidRPr="00971FD6">
              <w:rPr>
                <w:rStyle w:val="Hyperlink"/>
                <w:noProof/>
              </w:rPr>
              <w:t>1.1</w:t>
            </w:r>
            <w:r>
              <w:rPr>
                <w:rFonts w:asciiTheme="minorHAnsi" w:eastAsiaTheme="minorEastAsia" w:hAnsiTheme="minorHAnsi" w:cstheme="minorBidi"/>
                <w:noProof/>
                <w:sz w:val="22"/>
                <w:szCs w:val="22"/>
              </w:rPr>
              <w:tab/>
            </w:r>
            <w:r w:rsidRPr="00971FD6">
              <w:rPr>
                <w:rStyle w:val="Hyperlink"/>
                <w:noProof/>
              </w:rPr>
              <w:t>Purpose</w:t>
            </w:r>
            <w:r>
              <w:rPr>
                <w:noProof/>
                <w:webHidden/>
              </w:rPr>
              <w:tab/>
            </w:r>
            <w:r>
              <w:rPr>
                <w:noProof/>
                <w:webHidden/>
              </w:rPr>
              <w:fldChar w:fldCharType="begin"/>
            </w:r>
            <w:r>
              <w:rPr>
                <w:noProof/>
                <w:webHidden/>
              </w:rPr>
              <w:instrText xml:space="preserve"> PAGEREF _Toc431762511 \h </w:instrText>
            </w:r>
            <w:r>
              <w:rPr>
                <w:noProof/>
                <w:webHidden/>
              </w:rPr>
            </w:r>
            <w:r>
              <w:rPr>
                <w:noProof/>
                <w:webHidden/>
              </w:rPr>
              <w:fldChar w:fldCharType="separate"/>
            </w:r>
            <w:r>
              <w:rPr>
                <w:noProof/>
                <w:webHidden/>
              </w:rPr>
              <w:t>1</w:t>
            </w:r>
            <w:r>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12" w:history="1">
            <w:r w:rsidR="0086696A" w:rsidRPr="00971FD6">
              <w:rPr>
                <w:rStyle w:val="Hyperlink"/>
                <w:noProof/>
              </w:rPr>
              <w:t>1.2</w:t>
            </w:r>
            <w:r w:rsidR="0086696A">
              <w:rPr>
                <w:rFonts w:asciiTheme="minorHAnsi" w:eastAsiaTheme="minorEastAsia" w:hAnsiTheme="minorHAnsi" w:cstheme="minorBidi"/>
                <w:noProof/>
                <w:sz w:val="22"/>
                <w:szCs w:val="22"/>
              </w:rPr>
              <w:tab/>
            </w:r>
            <w:r w:rsidR="0086696A" w:rsidRPr="00971FD6">
              <w:rPr>
                <w:rStyle w:val="Hyperlink"/>
                <w:noProof/>
              </w:rPr>
              <w:t>Scope</w:t>
            </w:r>
            <w:r w:rsidR="0086696A">
              <w:rPr>
                <w:noProof/>
                <w:webHidden/>
              </w:rPr>
              <w:tab/>
            </w:r>
            <w:r w:rsidR="0086696A">
              <w:rPr>
                <w:noProof/>
                <w:webHidden/>
              </w:rPr>
              <w:fldChar w:fldCharType="begin"/>
            </w:r>
            <w:r w:rsidR="0086696A">
              <w:rPr>
                <w:noProof/>
                <w:webHidden/>
              </w:rPr>
              <w:instrText xml:space="preserve"> PAGEREF _Toc431762512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13" w:history="1">
            <w:r w:rsidR="0086696A" w:rsidRPr="00971FD6">
              <w:rPr>
                <w:rStyle w:val="Hyperlink"/>
                <w:noProof/>
              </w:rPr>
              <w:t>1.3</w:t>
            </w:r>
            <w:r w:rsidR="0086696A">
              <w:rPr>
                <w:rFonts w:asciiTheme="minorHAnsi" w:eastAsiaTheme="minorEastAsia" w:hAnsiTheme="minorHAnsi" w:cstheme="minorBidi"/>
                <w:noProof/>
                <w:sz w:val="22"/>
                <w:szCs w:val="22"/>
              </w:rPr>
              <w:tab/>
            </w:r>
            <w:r w:rsidR="0086696A" w:rsidRPr="00971FD6">
              <w:rPr>
                <w:rStyle w:val="Hyperlink"/>
                <w:noProof/>
              </w:rPr>
              <w:t>Definitions, Acronyms, and Abbreviations</w:t>
            </w:r>
            <w:r w:rsidR="0086696A">
              <w:rPr>
                <w:noProof/>
                <w:webHidden/>
              </w:rPr>
              <w:tab/>
            </w:r>
            <w:r w:rsidR="0086696A">
              <w:rPr>
                <w:noProof/>
                <w:webHidden/>
              </w:rPr>
              <w:fldChar w:fldCharType="begin"/>
            </w:r>
            <w:r w:rsidR="0086696A">
              <w:rPr>
                <w:noProof/>
                <w:webHidden/>
              </w:rPr>
              <w:instrText xml:space="preserve"> PAGEREF _Toc431762513 \h </w:instrText>
            </w:r>
            <w:r w:rsidR="0086696A">
              <w:rPr>
                <w:noProof/>
                <w:webHidden/>
              </w:rPr>
            </w:r>
            <w:r w:rsidR="0086696A">
              <w:rPr>
                <w:noProof/>
                <w:webHidden/>
              </w:rPr>
              <w:fldChar w:fldCharType="separate"/>
            </w:r>
            <w:r w:rsidR="0086696A">
              <w:rPr>
                <w:noProof/>
                <w:webHidden/>
              </w:rPr>
              <w:t>2</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14" w:history="1">
            <w:r w:rsidR="0086696A" w:rsidRPr="00971FD6">
              <w:rPr>
                <w:rStyle w:val="Hyperlink"/>
                <w:noProof/>
              </w:rPr>
              <w:t>1.4</w:t>
            </w:r>
            <w:r w:rsidR="0086696A">
              <w:rPr>
                <w:rFonts w:asciiTheme="minorHAnsi" w:eastAsiaTheme="minorEastAsia" w:hAnsiTheme="minorHAnsi" w:cstheme="minorBidi"/>
                <w:noProof/>
                <w:sz w:val="22"/>
                <w:szCs w:val="22"/>
              </w:rPr>
              <w:tab/>
            </w:r>
            <w:r w:rsidR="0086696A" w:rsidRPr="00971FD6">
              <w:rPr>
                <w:rStyle w:val="Hyperlink"/>
                <w:noProof/>
              </w:rPr>
              <w:t>References</w:t>
            </w:r>
            <w:r w:rsidR="0086696A">
              <w:rPr>
                <w:noProof/>
                <w:webHidden/>
              </w:rPr>
              <w:tab/>
            </w:r>
            <w:r w:rsidR="0086696A">
              <w:rPr>
                <w:noProof/>
                <w:webHidden/>
              </w:rPr>
              <w:fldChar w:fldCharType="begin"/>
            </w:r>
            <w:r w:rsidR="0086696A">
              <w:rPr>
                <w:noProof/>
                <w:webHidden/>
              </w:rPr>
              <w:instrText xml:space="preserve"> PAGEREF _Toc431762514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6B273D">
          <w:pPr>
            <w:pStyle w:val="TOC1"/>
            <w:tabs>
              <w:tab w:val="left" w:pos="480"/>
              <w:tab w:val="right" w:leader="dot" w:pos="9350"/>
            </w:tabs>
            <w:rPr>
              <w:rFonts w:asciiTheme="minorHAnsi" w:eastAsiaTheme="minorEastAsia" w:hAnsiTheme="minorHAnsi" w:cstheme="minorBidi"/>
              <w:noProof/>
              <w:sz w:val="22"/>
              <w:szCs w:val="22"/>
            </w:rPr>
          </w:pPr>
          <w:hyperlink w:anchor="_Toc431762515" w:history="1">
            <w:r w:rsidR="0086696A" w:rsidRPr="00971FD6">
              <w:rPr>
                <w:rStyle w:val="Hyperlink"/>
                <w:noProof/>
              </w:rPr>
              <w:t>2</w:t>
            </w:r>
            <w:r w:rsidR="0086696A">
              <w:rPr>
                <w:rFonts w:asciiTheme="minorHAnsi" w:eastAsiaTheme="minorEastAsia" w:hAnsiTheme="minorHAnsi" w:cstheme="minorBidi"/>
                <w:noProof/>
                <w:sz w:val="22"/>
                <w:szCs w:val="22"/>
              </w:rPr>
              <w:tab/>
            </w:r>
            <w:r w:rsidR="0086696A" w:rsidRPr="00971FD6">
              <w:rPr>
                <w:rStyle w:val="Hyperlink"/>
                <w:noProof/>
              </w:rPr>
              <w:t>SCM Management</w:t>
            </w:r>
            <w:r w:rsidR="0086696A">
              <w:rPr>
                <w:noProof/>
                <w:webHidden/>
              </w:rPr>
              <w:tab/>
            </w:r>
            <w:r w:rsidR="0086696A">
              <w:rPr>
                <w:noProof/>
                <w:webHidden/>
              </w:rPr>
              <w:fldChar w:fldCharType="begin"/>
            </w:r>
            <w:r w:rsidR="0086696A">
              <w:rPr>
                <w:noProof/>
                <w:webHidden/>
              </w:rPr>
              <w:instrText xml:space="preserve"> PAGEREF _Toc431762515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6B273D">
          <w:pPr>
            <w:pStyle w:val="TOC1"/>
            <w:tabs>
              <w:tab w:val="left" w:pos="480"/>
              <w:tab w:val="right" w:leader="dot" w:pos="9350"/>
            </w:tabs>
            <w:rPr>
              <w:rFonts w:asciiTheme="minorHAnsi" w:eastAsiaTheme="minorEastAsia" w:hAnsiTheme="minorHAnsi" w:cstheme="minorBidi"/>
              <w:noProof/>
              <w:sz w:val="22"/>
              <w:szCs w:val="22"/>
            </w:rPr>
          </w:pPr>
          <w:hyperlink w:anchor="_Toc431762516" w:history="1">
            <w:r w:rsidR="0086696A" w:rsidRPr="00971FD6">
              <w:rPr>
                <w:rStyle w:val="Hyperlink"/>
                <w:noProof/>
              </w:rPr>
              <w:t>3</w:t>
            </w:r>
            <w:r w:rsidR="0086696A">
              <w:rPr>
                <w:rFonts w:asciiTheme="minorHAnsi" w:eastAsiaTheme="minorEastAsia" w:hAnsiTheme="minorHAnsi" w:cstheme="minorBidi"/>
                <w:noProof/>
                <w:sz w:val="22"/>
                <w:szCs w:val="22"/>
              </w:rPr>
              <w:tab/>
            </w:r>
            <w:r w:rsidR="0086696A" w:rsidRPr="00971FD6">
              <w:rPr>
                <w:rStyle w:val="Hyperlink"/>
                <w:noProof/>
              </w:rPr>
              <w:t>SCM Activities</w:t>
            </w:r>
            <w:r w:rsidR="0086696A">
              <w:rPr>
                <w:noProof/>
                <w:webHidden/>
              </w:rPr>
              <w:tab/>
            </w:r>
            <w:r w:rsidR="0086696A">
              <w:rPr>
                <w:noProof/>
                <w:webHidden/>
              </w:rPr>
              <w:fldChar w:fldCharType="begin"/>
            </w:r>
            <w:r w:rsidR="0086696A">
              <w:rPr>
                <w:noProof/>
                <w:webHidden/>
              </w:rPr>
              <w:instrText xml:space="preserve"> PAGEREF _Toc431762516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17" w:history="1">
            <w:r w:rsidR="0086696A" w:rsidRPr="00971FD6">
              <w:rPr>
                <w:rStyle w:val="Hyperlink"/>
                <w:noProof/>
              </w:rPr>
              <w:t>3.1</w:t>
            </w:r>
            <w:r w:rsidR="0086696A">
              <w:rPr>
                <w:rFonts w:asciiTheme="minorHAnsi" w:eastAsiaTheme="minorEastAsia" w:hAnsiTheme="minorHAnsi" w:cstheme="minorBidi"/>
                <w:noProof/>
                <w:sz w:val="22"/>
                <w:szCs w:val="22"/>
              </w:rPr>
              <w:tab/>
            </w:r>
            <w:r w:rsidR="0086696A" w:rsidRPr="00971FD6">
              <w:rPr>
                <w:rStyle w:val="Hyperlink"/>
                <w:noProof/>
              </w:rPr>
              <w:t>Configuration Items</w:t>
            </w:r>
            <w:r w:rsidR="0086696A">
              <w:rPr>
                <w:noProof/>
                <w:webHidden/>
              </w:rPr>
              <w:tab/>
            </w:r>
            <w:r w:rsidR="0086696A">
              <w:rPr>
                <w:noProof/>
                <w:webHidden/>
              </w:rPr>
              <w:fldChar w:fldCharType="begin"/>
            </w:r>
            <w:r w:rsidR="0086696A">
              <w:rPr>
                <w:noProof/>
                <w:webHidden/>
              </w:rPr>
              <w:instrText xml:space="preserve"> PAGEREF _Toc431762517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18" w:history="1">
            <w:r w:rsidR="0086696A" w:rsidRPr="00971FD6">
              <w:rPr>
                <w:rStyle w:val="Hyperlink"/>
                <w:noProof/>
              </w:rPr>
              <w:t>3.2</w:t>
            </w:r>
            <w:r w:rsidR="0086696A">
              <w:rPr>
                <w:rFonts w:asciiTheme="minorHAnsi" w:eastAsiaTheme="minorEastAsia" w:hAnsiTheme="minorHAnsi" w:cstheme="minorBidi"/>
                <w:noProof/>
                <w:sz w:val="22"/>
                <w:szCs w:val="22"/>
              </w:rPr>
              <w:tab/>
            </w:r>
            <w:r w:rsidR="0086696A" w:rsidRPr="00971FD6">
              <w:rPr>
                <w:rStyle w:val="Hyperlink"/>
                <w:noProof/>
              </w:rPr>
              <w:t>Configuration Control</w:t>
            </w:r>
            <w:r w:rsidR="0086696A">
              <w:rPr>
                <w:noProof/>
                <w:webHidden/>
              </w:rPr>
              <w:tab/>
            </w:r>
            <w:r w:rsidR="0086696A">
              <w:rPr>
                <w:noProof/>
                <w:webHidden/>
              </w:rPr>
              <w:fldChar w:fldCharType="begin"/>
            </w:r>
            <w:r w:rsidR="0086696A">
              <w:rPr>
                <w:noProof/>
                <w:webHidden/>
              </w:rPr>
              <w:instrText xml:space="preserve"> PAGEREF _Toc431762518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6B273D">
          <w:pPr>
            <w:pStyle w:val="TOC1"/>
            <w:tabs>
              <w:tab w:val="left" w:pos="480"/>
              <w:tab w:val="right" w:leader="dot" w:pos="9350"/>
            </w:tabs>
            <w:rPr>
              <w:rFonts w:asciiTheme="minorHAnsi" w:eastAsiaTheme="minorEastAsia" w:hAnsiTheme="minorHAnsi" w:cstheme="minorBidi"/>
              <w:noProof/>
              <w:sz w:val="22"/>
              <w:szCs w:val="22"/>
            </w:rPr>
          </w:pPr>
          <w:hyperlink w:anchor="_Toc431762519" w:history="1">
            <w:r w:rsidR="0086696A" w:rsidRPr="00971FD6">
              <w:rPr>
                <w:rStyle w:val="Hyperlink"/>
                <w:noProof/>
              </w:rPr>
              <w:t>4</w:t>
            </w:r>
            <w:r w:rsidR="0086696A">
              <w:rPr>
                <w:rFonts w:asciiTheme="minorHAnsi" w:eastAsiaTheme="minorEastAsia" w:hAnsiTheme="minorHAnsi" w:cstheme="minorBidi"/>
                <w:noProof/>
                <w:sz w:val="22"/>
                <w:szCs w:val="22"/>
              </w:rPr>
              <w:tab/>
            </w:r>
            <w:r w:rsidR="0086696A" w:rsidRPr="00971FD6">
              <w:rPr>
                <w:rStyle w:val="Hyperlink"/>
                <w:noProof/>
              </w:rPr>
              <w:t>SCM Schedules</w:t>
            </w:r>
            <w:r w:rsidR="0086696A">
              <w:rPr>
                <w:noProof/>
                <w:webHidden/>
              </w:rPr>
              <w:tab/>
            </w:r>
            <w:r w:rsidR="0086696A">
              <w:rPr>
                <w:noProof/>
                <w:webHidden/>
              </w:rPr>
              <w:fldChar w:fldCharType="begin"/>
            </w:r>
            <w:r w:rsidR="0086696A">
              <w:rPr>
                <w:noProof/>
                <w:webHidden/>
              </w:rPr>
              <w:instrText xml:space="preserve"> PAGEREF _Toc431762519 \h </w:instrText>
            </w:r>
            <w:r w:rsidR="0086696A">
              <w:rPr>
                <w:noProof/>
                <w:webHidden/>
              </w:rPr>
            </w:r>
            <w:r w:rsidR="0086696A">
              <w:rPr>
                <w:noProof/>
                <w:webHidden/>
              </w:rPr>
              <w:fldChar w:fldCharType="separate"/>
            </w:r>
            <w:r w:rsidR="0086696A">
              <w:rPr>
                <w:noProof/>
                <w:webHidden/>
              </w:rPr>
              <w:t>6</w:t>
            </w:r>
            <w:r w:rsidR="0086696A">
              <w:rPr>
                <w:noProof/>
                <w:webHidden/>
              </w:rPr>
              <w:fldChar w:fldCharType="end"/>
            </w:r>
          </w:hyperlink>
        </w:p>
        <w:p w:rsidR="0086696A" w:rsidRDefault="006B273D">
          <w:pPr>
            <w:pStyle w:val="TOC1"/>
            <w:tabs>
              <w:tab w:val="left" w:pos="480"/>
              <w:tab w:val="right" w:leader="dot" w:pos="9350"/>
            </w:tabs>
            <w:rPr>
              <w:rFonts w:asciiTheme="minorHAnsi" w:eastAsiaTheme="minorEastAsia" w:hAnsiTheme="minorHAnsi" w:cstheme="minorBidi"/>
              <w:noProof/>
              <w:sz w:val="22"/>
              <w:szCs w:val="22"/>
            </w:rPr>
          </w:pPr>
          <w:hyperlink w:anchor="_Toc431762520" w:history="1">
            <w:r w:rsidR="0086696A" w:rsidRPr="00971FD6">
              <w:rPr>
                <w:rStyle w:val="Hyperlink"/>
                <w:noProof/>
              </w:rPr>
              <w:t>5</w:t>
            </w:r>
            <w:r w:rsidR="0086696A">
              <w:rPr>
                <w:rFonts w:asciiTheme="minorHAnsi" w:eastAsiaTheme="minorEastAsia" w:hAnsiTheme="minorHAnsi" w:cstheme="minorBidi"/>
                <w:noProof/>
                <w:sz w:val="22"/>
                <w:szCs w:val="22"/>
              </w:rPr>
              <w:tab/>
            </w:r>
            <w:r w:rsidR="0086696A" w:rsidRPr="00971FD6">
              <w:rPr>
                <w:rStyle w:val="Hyperlink"/>
                <w:noProof/>
              </w:rPr>
              <w:t>SCM Resources</w:t>
            </w:r>
            <w:r w:rsidR="0086696A">
              <w:rPr>
                <w:noProof/>
                <w:webHidden/>
              </w:rPr>
              <w:tab/>
            </w:r>
            <w:r w:rsidR="0086696A">
              <w:rPr>
                <w:noProof/>
                <w:webHidden/>
              </w:rPr>
              <w:fldChar w:fldCharType="begin"/>
            </w:r>
            <w:r w:rsidR="0086696A">
              <w:rPr>
                <w:noProof/>
                <w:webHidden/>
              </w:rPr>
              <w:instrText xml:space="preserve"> PAGEREF _Toc431762520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21" w:history="1">
            <w:r w:rsidR="0086696A" w:rsidRPr="00971FD6">
              <w:rPr>
                <w:rStyle w:val="Hyperlink"/>
                <w:noProof/>
              </w:rPr>
              <w:t>5.1</w:t>
            </w:r>
            <w:r w:rsidR="0086696A">
              <w:rPr>
                <w:rFonts w:asciiTheme="minorHAnsi" w:eastAsiaTheme="minorEastAsia" w:hAnsiTheme="minorHAnsi" w:cstheme="minorBidi"/>
                <w:noProof/>
                <w:sz w:val="22"/>
                <w:szCs w:val="22"/>
              </w:rPr>
              <w:tab/>
            </w:r>
            <w:r w:rsidR="0086696A" w:rsidRPr="00971FD6">
              <w:rPr>
                <w:rStyle w:val="Hyperlink"/>
                <w:noProof/>
              </w:rPr>
              <w:t>Tools</w:t>
            </w:r>
            <w:r w:rsidR="0086696A">
              <w:rPr>
                <w:noProof/>
                <w:webHidden/>
              </w:rPr>
              <w:tab/>
            </w:r>
            <w:r w:rsidR="0086696A">
              <w:rPr>
                <w:noProof/>
                <w:webHidden/>
              </w:rPr>
              <w:fldChar w:fldCharType="begin"/>
            </w:r>
            <w:r w:rsidR="0086696A">
              <w:rPr>
                <w:noProof/>
                <w:webHidden/>
              </w:rPr>
              <w:instrText xml:space="preserve"> PAGEREF _Toc431762521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6B273D">
          <w:pPr>
            <w:pStyle w:val="TOC2"/>
            <w:tabs>
              <w:tab w:val="left" w:pos="880"/>
              <w:tab w:val="right" w:leader="dot" w:pos="9350"/>
            </w:tabs>
            <w:rPr>
              <w:rFonts w:asciiTheme="minorHAnsi" w:eastAsiaTheme="minorEastAsia" w:hAnsiTheme="minorHAnsi" w:cstheme="minorBidi"/>
              <w:noProof/>
              <w:sz w:val="22"/>
              <w:szCs w:val="22"/>
            </w:rPr>
          </w:pPr>
          <w:hyperlink w:anchor="_Toc431762522" w:history="1">
            <w:r w:rsidR="0086696A" w:rsidRPr="00971FD6">
              <w:rPr>
                <w:rStyle w:val="Hyperlink"/>
                <w:noProof/>
              </w:rPr>
              <w:t>5.2</w:t>
            </w:r>
            <w:r w:rsidR="0086696A">
              <w:rPr>
                <w:rFonts w:asciiTheme="minorHAnsi" w:eastAsiaTheme="minorEastAsia" w:hAnsiTheme="minorHAnsi" w:cstheme="minorBidi"/>
                <w:noProof/>
                <w:sz w:val="22"/>
                <w:szCs w:val="22"/>
              </w:rPr>
              <w:tab/>
            </w:r>
            <w:r w:rsidR="0086696A" w:rsidRPr="00971FD6">
              <w:rPr>
                <w:rStyle w:val="Hyperlink"/>
                <w:noProof/>
              </w:rPr>
              <w:t>Training</w:t>
            </w:r>
            <w:r w:rsidR="0086696A">
              <w:rPr>
                <w:noProof/>
                <w:webHidden/>
              </w:rPr>
              <w:tab/>
            </w:r>
            <w:r w:rsidR="0086696A">
              <w:rPr>
                <w:noProof/>
                <w:webHidden/>
              </w:rPr>
              <w:fldChar w:fldCharType="begin"/>
            </w:r>
            <w:r w:rsidR="0086696A">
              <w:rPr>
                <w:noProof/>
                <w:webHidden/>
              </w:rPr>
              <w:instrText xml:space="preserve"> PAGEREF _Toc431762522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6B273D">
          <w:pPr>
            <w:pStyle w:val="TOC1"/>
            <w:tabs>
              <w:tab w:val="left" w:pos="480"/>
              <w:tab w:val="right" w:leader="dot" w:pos="9350"/>
            </w:tabs>
            <w:rPr>
              <w:rFonts w:asciiTheme="minorHAnsi" w:eastAsiaTheme="minorEastAsia" w:hAnsiTheme="minorHAnsi" w:cstheme="minorBidi"/>
              <w:noProof/>
              <w:sz w:val="22"/>
              <w:szCs w:val="22"/>
            </w:rPr>
          </w:pPr>
          <w:hyperlink w:anchor="_Toc431762523" w:history="1">
            <w:r w:rsidR="0086696A" w:rsidRPr="00971FD6">
              <w:rPr>
                <w:rStyle w:val="Hyperlink"/>
                <w:noProof/>
              </w:rPr>
              <w:t>6</w:t>
            </w:r>
            <w:r w:rsidR="0086696A">
              <w:rPr>
                <w:rFonts w:asciiTheme="minorHAnsi" w:eastAsiaTheme="minorEastAsia" w:hAnsiTheme="minorHAnsi" w:cstheme="minorBidi"/>
                <w:noProof/>
                <w:sz w:val="22"/>
                <w:szCs w:val="22"/>
              </w:rPr>
              <w:tab/>
            </w:r>
            <w:r w:rsidR="0086696A" w:rsidRPr="00971FD6">
              <w:rPr>
                <w:rStyle w:val="Hyperlink"/>
                <w:noProof/>
              </w:rPr>
              <w:t>SCM Plan Maintenance</w:t>
            </w:r>
            <w:r w:rsidR="0086696A">
              <w:rPr>
                <w:noProof/>
                <w:webHidden/>
              </w:rPr>
              <w:tab/>
            </w:r>
            <w:r w:rsidR="0086696A">
              <w:rPr>
                <w:noProof/>
                <w:webHidden/>
              </w:rPr>
              <w:fldChar w:fldCharType="begin"/>
            </w:r>
            <w:r w:rsidR="0086696A">
              <w:rPr>
                <w:noProof/>
                <w:webHidden/>
              </w:rPr>
              <w:instrText xml:space="preserve"> PAGEREF _Toc431762523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462789" w:rsidRDefault="00462789" w:rsidP="00462789">
      <w:pPr>
        <w:pStyle w:val="Title"/>
      </w:pPr>
      <w:r>
        <w:lastRenderedPageBreak/>
        <w:t>Software Configuration Plan</w:t>
      </w:r>
    </w:p>
    <w:p w:rsidR="00462789" w:rsidRDefault="00462789" w:rsidP="00462789">
      <w:pPr>
        <w:pStyle w:val="Heading1"/>
        <w:numPr>
          <w:ilvl w:val="0"/>
          <w:numId w:val="2"/>
        </w:numPr>
      </w:pPr>
      <w:bookmarkStart w:id="2" w:name="_Toc431750916"/>
      <w:bookmarkStart w:id="3" w:name="_Toc431762510"/>
      <w:r w:rsidRPr="00462789">
        <w:t>Introduction</w:t>
      </w:r>
      <w:bookmarkEnd w:id="2"/>
      <w:bookmarkEnd w:id="3"/>
    </w:p>
    <w:p w:rsidR="00EB51F5" w:rsidRPr="00462789" w:rsidRDefault="00462789" w:rsidP="00462789">
      <w:pPr>
        <w:pStyle w:val="Heading2"/>
        <w:numPr>
          <w:ilvl w:val="1"/>
          <w:numId w:val="2"/>
        </w:numPr>
      </w:pPr>
      <w:bookmarkStart w:id="4" w:name="_Toc431750917"/>
      <w:bookmarkStart w:id="5" w:name="_Toc431762511"/>
      <w:r w:rsidRPr="00462789">
        <w:t>Purpose</w:t>
      </w:r>
      <w:bookmarkEnd w:id="4"/>
      <w:bookmarkEnd w:id="5"/>
    </w:p>
    <w:p w:rsidR="00462789" w:rsidRDefault="00462789" w:rsidP="00462789">
      <w:r w:rsidRPr="00462789">
        <w:t xml:space="preserve">The purpose of this document is to define the software </w:t>
      </w:r>
      <w:r>
        <w:t>configuration plan</w:t>
      </w:r>
      <w:r w:rsidRPr="00462789">
        <w:t xml:space="preserve"> for </w:t>
      </w:r>
      <w:r>
        <w:t>the UAHealth</w:t>
      </w:r>
      <w:r w:rsidRPr="00462789">
        <w:t xml:space="preserve"> 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39305F">
      <w:pPr>
        <w:pStyle w:val="Heading2"/>
      </w:pPr>
      <w:bookmarkStart w:id="6" w:name="_Toc431750918"/>
      <w:bookmarkStart w:id="7" w:name="_Toc431762512"/>
      <w:r>
        <w:t>Scope</w:t>
      </w:r>
      <w:bookmarkEnd w:id="6"/>
      <w:bookmarkEnd w:id="7"/>
    </w:p>
    <w:p w:rsidR="0039305F" w:rsidRDefault="0039305F" w:rsidP="0039305F">
      <w:r>
        <w:t xml:space="preserve">In the </w:t>
      </w:r>
      <w:r w:rsidRPr="00CD0C85">
        <w:t>sections below an overview</w:t>
      </w:r>
      <w:r>
        <w:t xml:space="preserve"> will be given for the two pieces of software that will be required to fulfill the requirements proposed by our customer.  Next there will be a brief overview of what will be required in the software configuration plan.</w:t>
      </w:r>
    </w:p>
    <w:p w:rsidR="0039305F" w:rsidRPr="0039305F" w:rsidRDefault="0039305F" w:rsidP="0039305F">
      <w:pPr>
        <w:pStyle w:val="Heading3"/>
      </w:pPr>
      <w:r w:rsidRPr="0039305F">
        <w:t>Data Collection</w:t>
      </w:r>
    </w:p>
    <w:p w:rsidR="0039305F" w:rsidRPr="00CD0C85" w:rsidRDefault="0039305F" w:rsidP="0039305F">
      <w:r>
        <w:t>The data collection portion of this project will consist of the following.  There are two different medical devices to be used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files if more than one is placed into the processing folder at a time.</w:t>
      </w:r>
    </w:p>
    <w:p w:rsidR="0039305F" w:rsidRDefault="0039305F" w:rsidP="0039305F">
      <w:pPr>
        <w:pStyle w:val="Heading3"/>
      </w:pPr>
      <w:r>
        <w:t>Data Analysis</w:t>
      </w:r>
    </w:p>
    <w:p w:rsidR="0039305F" w:rsidRDefault="0039305F" w:rsidP="0039305F">
      <w:r>
        <w:t xml:space="preserve">Data analysis software needs to be created to analyze the data that is captured from the data collection tool mentioned above.  This piece of software will be a separate stand-alone web application. The software needs to perform data analysis over different intervals of time such as one week, one month, etc.  There will need to be some way to manage user access to the various </w:t>
      </w:r>
      <w:r>
        <w:lastRenderedPageBreak/>
        <w:t>medical data that has been inserted into the database that this software will access.  Below are some proposed data analysis ideas that can be incorporated into the project.</w:t>
      </w:r>
    </w:p>
    <w:p w:rsidR="0039305F" w:rsidRDefault="0039305F" w:rsidP="0039305F">
      <w:pPr>
        <w:pStyle w:val="ListParagraph"/>
        <w:numPr>
          <w:ilvl w:val="0"/>
          <w:numId w:val="4"/>
        </w:numPr>
      </w:pPr>
      <w:r>
        <w:t>Simple Moving Average</w:t>
      </w:r>
    </w:p>
    <w:p w:rsidR="0039305F" w:rsidRDefault="0039305F" w:rsidP="0039305F">
      <w:pPr>
        <w:pStyle w:val="ListParagraph"/>
        <w:numPr>
          <w:ilvl w:val="0"/>
          <w:numId w:val="4"/>
        </w:numPr>
      </w:pPr>
      <w:r>
        <w:t>Data correlation discovery between the multiple devices.</w:t>
      </w:r>
    </w:p>
    <w:p w:rsidR="0039305F" w:rsidRDefault="0039305F" w:rsidP="0039305F">
      <w:pPr>
        <w:pStyle w:val="ListParagraph"/>
        <w:numPr>
          <w:ilvl w:val="0"/>
          <w:numId w:val="4"/>
        </w:numPr>
      </w:pPr>
      <w:r>
        <w:t>Possibly determine when an individual moves from walking to running or simply being able to identify the activities that were being performed while the data was being captured.</w:t>
      </w:r>
    </w:p>
    <w:p w:rsidR="0039305F" w:rsidRDefault="0039305F" w:rsidP="0039305F">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39305F">
      <w:pPr>
        <w:pStyle w:val="Heading3"/>
      </w:pPr>
      <w:r>
        <w:t xml:space="preserve">Software </w:t>
      </w:r>
      <w:r w:rsidR="00401DD3">
        <w:t>Configuration</w:t>
      </w:r>
      <w:r>
        <w:t xml:space="preserve"> </w:t>
      </w:r>
      <w:r w:rsidR="00401DD3">
        <w:t>Management</w:t>
      </w:r>
      <w:r>
        <w:t xml:space="preserve"> Plan Overview</w:t>
      </w:r>
    </w:p>
    <w:p w:rsidR="0039305F" w:rsidRDefault="0039305F" w:rsidP="0039305F">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401DD3">
      <w:pPr>
        <w:pStyle w:val="ListParagraph"/>
        <w:numPr>
          <w:ilvl w:val="0"/>
          <w:numId w:val="5"/>
        </w:numPr>
      </w:pPr>
      <w:r>
        <w:t>Documentation Management</w:t>
      </w:r>
    </w:p>
    <w:p w:rsidR="00401DD3" w:rsidRDefault="00401DD3" w:rsidP="00401DD3">
      <w:pPr>
        <w:pStyle w:val="ListParagraph"/>
        <w:numPr>
          <w:ilvl w:val="0"/>
          <w:numId w:val="5"/>
        </w:numPr>
      </w:pPr>
      <w:r>
        <w:t>Software Management</w:t>
      </w:r>
    </w:p>
    <w:p w:rsidR="00401DD3" w:rsidRDefault="00401DD3" w:rsidP="00401DD3">
      <w:pPr>
        <w:pStyle w:val="ListParagraph"/>
        <w:numPr>
          <w:ilvl w:val="0"/>
          <w:numId w:val="5"/>
        </w:numPr>
      </w:pPr>
      <w:r>
        <w:t>Release Process</w:t>
      </w:r>
    </w:p>
    <w:p w:rsidR="00401DD3" w:rsidRDefault="00401DD3" w:rsidP="00401DD3">
      <w:pPr>
        <w:pStyle w:val="ListParagraph"/>
        <w:numPr>
          <w:ilvl w:val="0"/>
          <w:numId w:val="5"/>
        </w:numPr>
      </w:pPr>
      <w:r>
        <w:t>Configuration Management Role Responsibilities</w:t>
      </w:r>
    </w:p>
    <w:p w:rsidR="00401DD3" w:rsidRDefault="00401DD3" w:rsidP="00401DD3">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401DD3">
      <w:pPr>
        <w:pStyle w:val="Heading2"/>
        <w:keepNext w:val="0"/>
        <w:keepLines w:val="0"/>
        <w:spacing w:before="0" w:after="200"/>
        <w:contextualSpacing/>
      </w:pPr>
      <w:bookmarkStart w:id="8" w:name="_Toc431145049"/>
      <w:bookmarkStart w:id="9" w:name="_Toc431750919"/>
      <w:bookmarkStart w:id="10" w:name="_Toc431762513"/>
      <w:r>
        <w:t>Definitions, Acronyms, and Abbreviations</w:t>
      </w:r>
      <w:bookmarkEnd w:id="8"/>
      <w:bookmarkEnd w:id="9"/>
      <w:bookmarkEnd w:id="10"/>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7C3385">
            <w:pPr>
              <w:widowControl w:val="0"/>
              <w:rPr>
                <w:i/>
              </w:rPr>
            </w:pPr>
            <w:r>
              <w:rPr>
                <w:i/>
              </w:rPr>
              <w:t>SCM</w:t>
            </w:r>
          </w:p>
        </w:tc>
        <w:tc>
          <w:tcPr>
            <w:tcW w:w="7150" w:type="dxa"/>
          </w:tcPr>
          <w:p w:rsidR="004E6292" w:rsidRPr="002469FB" w:rsidRDefault="004E6292" w:rsidP="007C3385">
            <w:pPr>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SRS</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SDD</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SDP</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STP</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7C3385">
            <w:pPr>
              <w:rPr>
                <w:i/>
              </w:rPr>
            </w:pPr>
            <w:r>
              <w:rPr>
                <w:i/>
              </w:rPr>
              <w:t>ROM</w:t>
            </w:r>
          </w:p>
        </w:tc>
        <w:tc>
          <w:tcPr>
            <w:tcW w:w="7150" w:type="dxa"/>
          </w:tcPr>
          <w:p w:rsidR="004315D2" w:rsidRDefault="004315D2" w:rsidP="007C3385">
            <w:pPr>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401DD3"/>
    <w:p w:rsidR="0039305F" w:rsidRDefault="00401DD3" w:rsidP="004E6292">
      <w:pPr>
        <w:pStyle w:val="Heading2"/>
      </w:pPr>
      <w:r>
        <w:lastRenderedPageBreak/>
        <w:t xml:space="preserve"> </w:t>
      </w:r>
      <w:bookmarkStart w:id="11" w:name="_Toc431750920"/>
      <w:bookmarkStart w:id="12" w:name="_Toc431762514"/>
      <w:r w:rsidR="004E6292">
        <w:t>References</w:t>
      </w:r>
      <w:bookmarkEnd w:id="11"/>
      <w:bookmarkEnd w:id="12"/>
    </w:p>
    <w:p w:rsidR="004E6292" w:rsidRDefault="004E6292" w:rsidP="004E6292">
      <w:r>
        <w:t>IEEE Std 828-1998</w:t>
      </w:r>
      <w:r w:rsidRPr="004E6292">
        <w:t xml:space="preserve">, </w:t>
      </w:r>
      <w:r>
        <w:t>IEEE Standard for Software Configuration Management Plans</w:t>
      </w:r>
    </w:p>
    <w:p w:rsidR="00C40633" w:rsidRDefault="00C40633" w:rsidP="004E6292">
      <w:r>
        <w:t>Git-Flow Branching Model (</w:t>
      </w:r>
      <w:r w:rsidRPr="00C40633">
        <w:t>http://nvie.com/posts/a-successful-git-branching-model/</w:t>
      </w:r>
      <w:r>
        <w:t>)</w:t>
      </w:r>
    </w:p>
    <w:p w:rsidR="00774AEE" w:rsidRDefault="00C40633" w:rsidP="004E6292">
      <w:r>
        <w:t>Atlassian Branching Tutorials (</w:t>
      </w:r>
      <w:r w:rsidRPr="00C40633">
        <w:t>https://www.atlassian.com/git/tutorials/comparing-workflows/gitflow-workflow</w:t>
      </w:r>
      <w:r>
        <w:t>)</w:t>
      </w:r>
    </w:p>
    <w:p w:rsidR="00D60380" w:rsidRDefault="00D60380" w:rsidP="00D60380">
      <w:pPr>
        <w:pStyle w:val="Heading1"/>
      </w:pPr>
      <w:bookmarkStart w:id="13" w:name="_Toc431750921"/>
      <w:bookmarkStart w:id="14" w:name="_Toc431762515"/>
      <w:r>
        <w:t>SCM Management</w:t>
      </w:r>
      <w:bookmarkEnd w:id="13"/>
      <w:bookmarkEnd w:id="14"/>
    </w:p>
    <w:p w:rsidR="00D60380" w:rsidRDefault="00D60380" w:rsidP="00D60380">
      <w:pPr>
        <w:pStyle w:val="Heading1"/>
      </w:pPr>
      <w:bookmarkStart w:id="15" w:name="_Toc431750922"/>
      <w:bookmarkStart w:id="16" w:name="_Toc431762516"/>
      <w:r>
        <w:t>SCM Activities</w:t>
      </w:r>
      <w:bookmarkEnd w:id="15"/>
      <w:bookmarkEnd w:id="16"/>
    </w:p>
    <w:p w:rsidR="00D60380" w:rsidRDefault="00D60380" w:rsidP="00D60380">
      <w:pPr>
        <w:pStyle w:val="Heading2"/>
      </w:pPr>
      <w:bookmarkStart w:id="17" w:name="_Toc431750923"/>
      <w:bookmarkStart w:id="18" w:name="_Toc431762517"/>
      <w:r>
        <w:t>Configuration Items</w:t>
      </w:r>
      <w:bookmarkEnd w:id="17"/>
      <w:bookmarkEnd w:id="18"/>
    </w:p>
    <w:p w:rsidR="00D60380" w:rsidRPr="004315D2" w:rsidRDefault="00D60380" w:rsidP="004315D2">
      <w:pPr>
        <w:pStyle w:val="Heading3"/>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4315D2">
      <w:pPr>
        <w:pStyle w:val="Heading3"/>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SCM</w:t>
      </w:r>
      <w:r>
        <w:rPr>
          <w:b w:val="0"/>
        </w:rPr>
        <w:t xml:space="preserve"> – Microsoft Word document</w:t>
      </w:r>
    </w:p>
    <w:p w:rsidR="004315D2" w:rsidRDefault="004315D2" w:rsidP="004315D2">
      <w:pPr>
        <w:pStyle w:val="Heading3"/>
        <w:numPr>
          <w:ilvl w:val="2"/>
          <w:numId w:val="6"/>
        </w:numPr>
        <w:ind w:left="1080" w:hanging="360"/>
        <w:rPr>
          <w:b w:val="0"/>
        </w:rPr>
      </w:pPr>
      <w:r w:rsidRPr="004315D2">
        <w:rPr>
          <w:b w:val="0"/>
        </w:rPr>
        <w:t>ROM</w:t>
      </w:r>
      <w:r>
        <w:rPr>
          <w:b w:val="0"/>
        </w:rPr>
        <w:t xml:space="preserve"> - Microsoft Word document</w:t>
      </w:r>
    </w:p>
    <w:p w:rsidR="004315D2" w:rsidRDefault="004315D2" w:rsidP="004315D2">
      <w:pPr>
        <w:pStyle w:val="Heading3"/>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4315D2">
      <w:pPr>
        <w:pStyle w:val="Heading3"/>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4315D2">
      <w:pPr>
        <w:pStyle w:val="Heading2"/>
      </w:pPr>
      <w:bookmarkStart w:id="19" w:name="_Toc431750924"/>
      <w:bookmarkStart w:id="20" w:name="_Toc431762518"/>
      <w:r>
        <w:t>Configuration Control</w:t>
      </w:r>
      <w:bookmarkEnd w:id="19"/>
      <w:bookmarkEnd w:id="20"/>
    </w:p>
    <w:p w:rsidR="004315D2" w:rsidRDefault="004315D2" w:rsidP="004315D2">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CB4806">
      <w:pPr>
        <w:pStyle w:val="Heading3"/>
      </w:pPr>
      <w:r>
        <w:t>Informal Release Process</w:t>
      </w:r>
    </w:p>
    <w:p w:rsidR="00C73D21" w:rsidRPr="00C73D21" w:rsidRDefault="00C73D21" w:rsidP="00C73D21">
      <w:pPr>
        <w:pStyle w:val="Heading4"/>
      </w:pPr>
      <w:r w:rsidRPr="00C73D21">
        <w:t>Documentation</w:t>
      </w:r>
    </w:p>
    <w:p w:rsidR="00C73D21" w:rsidRPr="00CB4806" w:rsidRDefault="00CB4806" w:rsidP="00C73D21">
      <w:pPr>
        <w:ind w:left="540"/>
      </w:pPr>
      <w:r>
        <w:t xml:space="preserve">Each member of the team will be responsible for uploading any documents that they have generated or modified to either Canvas or GitHub.  Canvas discussions are used to notify </w:t>
      </w:r>
      <w:r w:rsidR="00C73D21">
        <w:lastRenderedPageBreak/>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C73D21">
      <w:pPr>
        <w:pStyle w:val="Heading4"/>
      </w:pPr>
      <w:r>
        <w:t>Source Code</w:t>
      </w:r>
    </w:p>
    <w:p w:rsidR="00774AEE" w:rsidRDefault="00774AEE" w:rsidP="00774AEE">
      <w:pPr>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p>
    <w:p w:rsidR="00774AEE" w:rsidRDefault="00774AEE" w:rsidP="00774AEE">
      <w:pPr>
        <w:ind w:left="540"/>
      </w:pPr>
      <w:r w:rsidRPr="00774AEE">
        <w:rPr>
          <w:noProof/>
        </w:rPr>
        <w:lastRenderedPageBreak/>
        <w:drawing>
          <wp:inline distT="0" distB="0" distL="0" distR="0" wp14:anchorId="7A16A7AC" wp14:editId="66848C64">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7640" cy="3962953"/>
                    </a:xfrm>
                    <a:prstGeom prst="rect">
                      <a:avLst/>
                    </a:prstGeom>
                  </pic:spPr>
                </pic:pic>
              </a:graphicData>
            </a:graphic>
          </wp:inline>
        </w:drawing>
      </w:r>
    </w:p>
    <w:p w:rsidR="00774AEE" w:rsidRDefault="00774AEE" w:rsidP="00774AEE">
      <w:pPr>
        <w:ind w:left="540"/>
        <w:jc w:val="center"/>
      </w:pPr>
      <w:r>
        <w:t>Figure 1 – Git-Flow Atlassian Branching Tutorial</w:t>
      </w:r>
    </w:p>
    <w:p w:rsidR="005753A9" w:rsidRDefault="005753A9" w:rsidP="005753A9">
      <w:pPr>
        <w:pStyle w:val="Heading3"/>
      </w:pPr>
      <w:r>
        <w:t>Formal Release Process</w:t>
      </w:r>
    </w:p>
    <w:p w:rsidR="005F68BE" w:rsidRPr="005F68BE" w:rsidRDefault="005F68BE" w:rsidP="005F68BE"/>
    <w:p w:rsidR="005F68BE" w:rsidRPr="005F68BE" w:rsidRDefault="005F68BE" w:rsidP="005F68BE">
      <w:pPr>
        <w:pStyle w:val="Heading3"/>
      </w:pPr>
      <w:r>
        <w:t>Version Numbering</w:t>
      </w:r>
    </w:p>
    <w:p w:rsidR="005753A9" w:rsidRDefault="005F68BE" w:rsidP="005F68BE">
      <w:pPr>
        <w:pStyle w:val="Heading4"/>
      </w:pPr>
      <w:r>
        <w:t>Documentation</w:t>
      </w:r>
    </w:p>
    <w:p w:rsidR="005F68BE" w:rsidRDefault="005F68BE" w:rsidP="005F68BE">
      <w:pPr>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5F68BE">
      <w:pPr>
        <w:ind w:left="540"/>
      </w:pPr>
      <w:r w:rsidRPr="005F68BE">
        <w:rPr>
          <w:b/>
        </w:rPr>
        <w:t>X.X</w:t>
      </w:r>
      <w:r>
        <w:rPr>
          <w:b/>
        </w:rPr>
        <w:t xml:space="preserve"> </w:t>
      </w:r>
      <w:r>
        <w:t>(major.minor)</w:t>
      </w:r>
    </w:p>
    <w:p w:rsidR="005F68BE" w:rsidRDefault="005F68BE" w:rsidP="005F68BE">
      <w:pPr>
        <w:ind w:left="540"/>
      </w:pPr>
      <w:r w:rsidRPr="005F68BE">
        <w:rPr>
          <w:b/>
          <w:u w:val="single"/>
        </w:rPr>
        <w:t>Major Number</w:t>
      </w:r>
      <w:r>
        <w:t>:  Major number is incremented every time the document is considered to be a final project.</w:t>
      </w:r>
    </w:p>
    <w:p w:rsidR="005F68BE" w:rsidRDefault="005F68BE" w:rsidP="005F68BE">
      <w:pPr>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5F68BE">
      <w:pPr>
        <w:pStyle w:val="Heading4"/>
      </w:pPr>
      <w:r>
        <w:lastRenderedPageBreak/>
        <w:t>Source Code</w:t>
      </w:r>
    </w:p>
    <w:p w:rsidR="005F68BE" w:rsidRDefault="005F68BE" w:rsidP="005F68BE">
      <w:pPr>
        <w:ind w:left="540"/>
      </w:pPr>
      <w:r>
        <w:t xml:space="preserve">Version numbers will constructed from a system, major, minor, hotfix, and build number. These will be combined with periods between each in the following fashion: </w:t>
      </w:r>
    </w:p>
    <w:p w:rsidR="005F68BE" w:rsidRDefault="005F68BE" w:rsidP="005F68BE">
      <w:pPr>
        <w:ind w:left="540"/>
      </w:pPr>
      <w:r w:rsidRPr="005F68BE">
        <w:rPr>
          <w:b/>
        </w:rPr>
        <w:t>X.X.X.X.X</w:t>
      </w:r>
      <w:r>
        <w:t xml:space="preserve"> (system.major.minor.hotfix.build)</w:t>
      </w:r>
    </w:p>
    <w:p w:rsidR="005F68BE" w:rsidRDefault="005F68BE" w:rsidP="005F68BE">
      <w:pPr>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5F68BE">
      <w:pPr>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5F68BE">
      <w:pPr>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5F68BE">
      <w:pPr>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Pr="005F68BE" w:rsidRDefault="005F68BE" w:rsidP="005F68BE">
      <w:pPr>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p>
    <w:p w:rsidR="00D60380" w:rsidRDefault="00D60380" w:rsidP="00D60380">
      <w:pPr>
        <w:pStyle w:val="Heading1"/>
      </w:pPr>
      <w:bookmarkStart w:id="21" w:name="_Toc431750925"/>
      <w:bookmarkStart w:id="22" w:name="_Toc431762519"/>
      <w:r>
        <w:t>SCM Schedules</w:t>
      </w:r>
      <w:bookmarkEnd w:id="21"/>
      <w:bookmarkEnd w:id="22"/>
    </w:p>
    <w:p w:rsidR="00DF2272" w:rsidRDefault="00DF2272" w:rsidP="00DF2272"/>
    <w:p w:rsidR="00DF2272" w:rsidRDefault="00DF2272" w:rsidP="00DF2272">
      <w:r w:rsidRPr="00DF2272">
        <w:rPr>
          <w:noProof/>
        </w:rPr>
        <w:lastRenderedPageBreak/>
        <w:drawing>
          <wp:inline distT="0" distB="0" distL="0" distR="0" wp14:anchorId="5B95D94D" wp14:editId="3122DE9B">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7805"/>
                    </a:xfrm>
                    <a:prstGeom prst="rect">
                      <a:avLst/>
                    </a:prstGeom>
                  </pic:spPr>
                </pic:pic>
              </a:graphicData>
            </a:graphic>
          </wp:inline>
        </w:drawing>
      </w:r>
    </w:p>
    <w:p w:rsidR="00DF2272" w:rsidRDefault="00DF2272" w:rsidP="00DF2272">
      <w:pPr>
        <w:jc w:val="center"/>
      </w:pPr>
      <w:r>
        <w:t>Figure 2: SCM Schedule</w:t>
      </w:r>
    </w:p>
    <w:p w:rsidR="00DF2272" w:rsidRDefault="00DF2272" w:rsidP="00DF2272">
      <w:r>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DF2272">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DF2272">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D60380">
      <w:pPr>
        <w:pStyle w:val="Heading1"/>
      </w:pPr>
      <w:bookmarkStart w:id="23" w:name="_Toc431750926"/>
      <w:bookmarkStart w:id="24" w:name="_Toc431762520"/>
      <w:r>
        <w:lastRenderedPageBreak/>
        <w:t>SCM Resources</w:t>
      </w:r>
      <w:bookmarkEnd w:id="23"/>
      <w:bookmarkEnd w:id="24"/>
    </w:p>
    <w:p w:rsidR="005753A9" w:rsidRDefault="005753A9" w:rsidP="005753A9">
      <w:pPr>
        <w:pStyle w:val="Heading2"/>
      </w:pPr>
      <w:bookmarkStart w:id="25" w:name="_Toc431762521"/>
      <w:r>
        <w:t>Tools</w:t>
      </w:r>
      <w:bookmarkEnd w:id="25"/>
    </w:p>
    <w:p w:rsidR="005753A9" w:rsidRDefault="003C4F3E" w:rsidP="003C4F3E">
      <w:pPr>
        <w:pStyle w:val="ListParagraph"/>
        <w:numPr>
          <w:ilvl w:val="0"/>
          <w:numId w:val="9"/>
        </w:numPr>
      </w:pPr>
      <w:r>
        <w:t>Visual Studio</w:t>
      </w:r>
    </w:p>
    <w:p w:rsidR="003C4F3E" w:rsidRDefault="003C4F3E" w:rsidP="003C4F3E">
      <w:pPr>
        <w:pStyle w:val="ListParagraph"/>
        <w:numPr>
          <w:ilvl w:val="0"/>
          <w:numId w:val="9"/>
        </w:numPr>
      </w:pPr>
      <w:r>
        <w:t>Git Plugin for Visual Studio</w:t>
      </w:r>
    </w:p>
    <w:p w:rsidR="003C4F3E" w:rsidRDefault="003C4F3E" w:rsidP="003C4F3E">
      <w:pPr>
        <w:pStyle w:val="ListParagraph"/>
        <w:numPr>
          <w:ilvl w:val="0"/>
          <w:numId w:val="9"/>
        </w:numPr>
      </w:pPr>
      <w:r>
        <w:t>Git Desktop Application</w:t>
      </w:r>
    </w:p>
    <w:p w:rsidR="003C4F3E" w:rsidRDefault="003C4F3E" w:rsidP="003C4F3E">
      <w:pPr>
        <w:pStyle w:val="ListParagraph"/>
        <w:numPr>
          <w:ilvl w:val="0"/>
          <w:numId w:val="9"/>
        </w:numPr>
      </w:pPr>
      <w:r>
        <w:t>UAH Canvas</w:t>
      </w:r>
    </w:p>
    <w:p w:rsidR="003C4F3E" w:rsidRDefault="003C4F3E" w:rsidP="003C4F3E">
      <w:pPr>
        <w:pStyle w:val="ListParagraph"/>
        <w:numPr>
          <w:ilvl w:val="0"/>
          <w:numId w:val="9"/>
        </w:numPr>
      </w:pPr>
      <w:r>
        <w:t>Microsoft Word</w:t>
      </w:r>
    </w:p>
    <w:p w:rsidR="003C4F3E" w:rsidRDefault="003C4F3E" w:rsidP="003C4F3E">
      <w:pPr>
        <w:pStyle w:val="Heading2"/>
      </w:pPr>
      <w:bookmarkStart w:id="26" w:name="_Toc431762522"/>
      <w:r>
        <w:t>Training</w:t>
      </w:r>
      <w:bookmarkEnd w:id="26"/>
    </w:p>
    <w:p w:rsidR="003C4F3E" w:rsidRDefault="003C4F3E" w:rsidP="003C4F3E">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3C4F3E">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4757BD" w:rsidRPr="003C4F3E" w:rsidRDefault="004757BD" w:rsidP="003C4F3E">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3C4F3E" w:rsidRPr="005753A9" w:rsidRDefault="003C4F3E" w:rsidP="003C4F3E">
      <w:pPr>
        <w:ind w:left="360"/>
      </w:pPr>
    </w:p>
    <w:p w:rsidR="00D60380" w:rsidRPr="00D60380" w:rsidRDefault="00D60380" w:rsidP="00D60380">
      <w:pPr>
        <w:pStyle w:val="Heading1"/>
      </w:pPr>
      <w:bookmarkStart w:id="27" w:name="_Toc431750927"/>
      <w:bookmarkStart w:id="28" w:name="_Toc431762523"/>
      <w:r>
        <w:t>SCM Plan Maintenance</w:t>
      </w:r>
      <w:bookmarkEnd w:id="27"/>
      <w:bookmarkEnd w:id="28"/>
    </w:p>
    <w:p w:rsidR="006B3AC8" w:rsidRDefault="006B3AC8" w:rsidP="006B3AC8">
      <w:pPr>
        <w:rPr>
          <w:ins w:id="29" w:author="Glen" w:date="2015-10-04T21:02:00Z"/>
        </w:rPr>
      </w:pPr>
      <w:ins w:id="30" w:author="Glen" w:date="2015-10-04T21:02:00Z">
        <w:r>
          <w:t>Configuration plan maintenance will be performed/reviewed at the start of each project phase (requirements, design, implementation and testing).  If the CM plan is changed at the start of a project phase, the plan will be distributed to the team</w:t>
        </w:r>
        <w:r>
          <w:t xml:space="preserve">.  The </w:t>
        </w:r>
      </w:ins>
      <w:ins w:id="31" w:author="Glen" w:date="2015-10-04T21:03:00Z">
        <w:r>
          <w:t>updated</w:t>
        </w:r>
      </w:ins>
      <w:ins w:id="32" w:author="Glen" w:date="2015-10-04T21:02:00Z">
        <w:r>
          <w:t xml:space="preserve"> CM plan will include a history of the changes made, who is </w:t>
        </w:r>
      </w:ins>
      <w:ins w:id="33" w:author="Glen" w:date="2015-10-04T21:03:00Z">
        <w:r>
          <w:t xml:space="preserve">responsible for </w:t>
        </w:r>
        <w:r w:rsidR="00EF6C7A">
          <w:t>monitoring the plan</w:t>
        </w:r>
        <w:bookmarkStart w:id="34" w:name="_GoBack"/>
        <w:bookmarkEnd w:id="34"/>
        <w:r>
          <w:t>, how changes to the plan will be approved, and how the changes will be made and distributed.</w:t>
        </w:r>
      </w:ins>
    </w:p>
    <w:p w:rsidR="00D60380" w:rsidRPr="00D60380" w:rsidRDefault="00D60380" w:rsidP="00D60380"/>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73D" w:rsidRDefault="006B273D" w:rsidP="00462789">
      <w:r>
        <w:separator/>
      </w:r>
    </w:p>
  </w:endnote>
  <w:endnote w:type="continuationSeparator" w:id="0">
    <w:p w:rsidR="006B273D" w:rsidRDefault="006B273D"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580E1E9D" wp14:editId="30B95EA1">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6B3AC8">
      <w:rPr>
        <w:noProof/>
        <w:snapToGrid w:val="0"/>
      </w:rPr>
      <w:t>10/4/2015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6B3AC8">
      <w:rPr>
        <w:noProof/>
        <w:snapToGrid w:val="0"/>
      </w:rPr>
      <w:t>9:01:45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F6C7A">
      <w:rPr>
        <w:rStyle w:val="PageNumber"/>
        <w:noProof/>
      </w:rPr>
      <w:t>7</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3BCFEBB9" wp14:editId="3292E52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6B3AC8">
      <w:rPr>
        <w:noProof/>
        <w:snapToGrid w:val="0"/>
      </w:rPr>
      <w:t>10/4/2015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6B3AC8">
      <w:rPr>
        <w:noProof/>
        <w:snapToGrid w:val="0"/>
      </w:rPr>
      <w:t>9:01:45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F6C7A">
      <w:rPr>
        <w:rStyle w:val="PageNumber"/>
        <w:noProof/>
      </w:rPr>
      <w:t>1</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73D" w:rsidRDefault="006B273D" w:rsidP="00462789">
      <w:r>
        <w:separator/>
      </w:r>
    </w:p>
  </w:footnote>
  <w:footnote w:type="continuationSeparator" w:id="0">
    <w:p w:rsidR="006B273D" w:rsidRDefault="006B273D"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4701528"/>
    <w:multiLevelType w:val="multilevel"/>
    <w:tmpl w:val="76C85E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8"/>
  </w:num>
  <w:num w:numId="6">
    <w:abstractNumId w:val="5"/>
  </w:num>
  <w:num w:numId="7">
    <w:abstractNumId w:val="0"/>
  </w:num>
  <w:num w:numId="8">
    <w:abstractNumId w:val="4"/>
  </w:num>
  <w:num w:numId="9">
    <w:abstractNumId w:val="3"/>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E6FC5"/>
    <w:rsid w:val="0030495B"/>
    <w:rsid w:val="0039305F"/>
    <w:rsid w:val="003C4F3E"/>
    <w:rsid w:val="00401DD3"/>
    <w:rsid w:val="004315D2"/>
    <w:rsid w:val="00462789"/>
    <w:rsid w:val="004757BD"/>
    <w:rsid w:val="004A6200"/>
    <w:rsid w:val="004E6292"/>
    <w:rsid w:val="00561C03"/>
    <w:rsid w:val="005753A9"/>
    <w:rsid w:val="005F68BE"/>
    <w:rsid w:val="006B273D"/>
    <w:rsid w:val="006B3AC8"/>
    <w:rsid w:val="006E48D1"/>
    <w:rsid w:val="00774AEE"/>
    <w:rsid w:val="0077696C"/>
    <w:rsid w:val="0086696A"/>
    <w:rsid w:val="008D1CCB"/>
    <w:rsid w:val="009C1FE6"/>
    <w:rsid w:val="00C40633"/>
    <w:rsid w:val="00C73D21"/>
    <w:rsid w:val="00CB4806"/>
    <w:rsid w:val="00D60380"/>
    <w:rsid w:val="00DF2272"/>
    <w:rsid w:val="00EB51F5"/>
    <w:rsid w:val="00EF6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F3E62E-F611-4DD6-A34F-DAC0D5233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D625D6F4B643D98A17DE4C653C7607"/>
        <w:category>
          <w:name w:val="General"/>
          <w:gallery w:val="placeholder"/>
        </w:category>
        <w:types>
          <w:type w:val="bbPlcHdr"/>
        </w:types>
        <w:behaviors>
          <w:behavior w:val="content"/>
        </w:behaviors>
        <w:guid w:val="{10108836-45D9-4B3F-8EFC-B50D905C18DE}"/>
      </w:docPartPr>
      <w:docPartBody>
        <w:p w:rsidR="00653931" w:rsidRDefault="00716FC4" w:rsidP="00716FC4">
          <w:pPr>
            <w:pStyle w:val="ABD625D6F4B643D98A17DE4C653C7607"/>
          </w:pPr>
          <w:r>
            <w:rPr>
              <w:rFonts w:asciiTheme="majorHAnsi" w:hAnsiTheme="majorHAnsi"/>
              <w:sz w:val="80"/>
              <w:szCs w:val="80"/>
            </w:rPr>
            <w:t>[Type the document title]</w:t>
          </w:r>
        </w:p>
      </w:docPartBody>
    </w:docPart>
    <w:docPart>
      <w:docPartPr>
        <w:name w:val="56804BA9EC484D75955A543CEEAF7022"/>
        <w:category>
          <w:name w:val="General"/>
          <w:gallery w:val="placeholder"/>
        </w:category>
        <w:types>
          <w:type w:val="bbPlcHdr"/>
        </w:types>
        <w:behaviors>
          <w:behavior w:val="content"/>
        </w:behaviors>
        <w:guid w:val="{011107FD-95D9-4A8C-B315-C28021309406}"/>
      </w:docPartPr>
      <w:docPartBody>
        <w:p w:rsidR="00653931" w:rsidRDefault="00716FC4" w:rsidP="00716FC4">
          <w:pPr>
            <w:pStyle w:val="56804BA9EC484D75955A543CEEAF7022"/>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FC4"/>
    <w:rsid w:val="002A745F"/>
    <w:rsid w:val="00653931"/>
    <w:rsid w:val="00716FC4"/>
    <w:rsid w:val="00C67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625D6F4B643D98A17DE4C653C7607">
    <w:name w:val="ABD625D6F4B643D98A17DE4C653C7607"/>
    <w:rsid w:val="00716FC4"/>
  </w:style>
  <w:style w:type="paragraph" w:customStyle="1" w:styleId="56804BA9EC484D75955A543CEEAF7022">
    <w:name w:val="56804BA9EC484D75955A543CEEAF7022"/>
    <w:rsid w:val="00716FC4"/>
  </w:style>
  <w:style w:type="paragraph" w:customStyle="1" w:styleId="0ECFE0EDD8724B5A9024DCE5CC6ED57A">
    <w:name w:val="0ECFE0EDD8724B5A9024DCE5CC6ED57A"/>
    <w:rsid w:val="00716FC4"/>
  </w:style>
  <w:style w:type="paragraph" w:customStyle="1" w:styleId="7106E482BFC640408E59C2B199273A27">
    <w:name w:val="7106E482BFC640408E59C2B199273A27"/>
    <w:rsid w:val="00716F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552C08-5BEE-4A71-BFB8-8AEC70F32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11</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Medical Project Software Configuration Management Plan</vt:lpstr>
    </vt:vector>
  </TitlesOfParts>
  <Company>COLSA Corporation</Company>
  <LinksUpToDate>false</LinksUpToDate>
  <CharactersWithSpaces>14337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Project Software Configuration Management Plan</dc:title>
  <dc:subject>CPE 656/658 Software Studio</dc:subject>
  <dc:creator>Jimmy Duggan</dc:creator>
  <cp:lastModifiedBy>Glen</cp:lastModifiedBy>
  <cp:revision>16</cp:revision>
  <dcterms:created xsi:type="dcterms:W3CDTF">2015-10-04T16:10:00Z</dcterms:created>
  <dcterms:modified xsi:type="dcterms:W3CDTF">2015-10-05T02:07:00Z</dcterms:modified>
</cp:coreProperties>
</file>